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00000"/>
          <w:sz w:val="24"/>
          <w:szCs w:val="24"/>
        </w:rPr>
      </w:pPr>
      <w:r w:rsidDel="00000000" w:rsidR="00000000" w:rsidRPr="00000000">
        <w:rPr>
          <w:rtl w:val="0"/>
        </w:rPr>
      </w:r>
    </w:p>
    <w:p w:rsidR="00000000" w:rsidDel="00000000" w:rsidP="00000000" w:rsidRDefault="00000000" w:rsidRPr="00000000" w14:paraId="00000002">
      <w:pPr>
        <w:jc w:val="center"/>
        <w:rPr>
          <w:color w:val="000000"/>
          <w:sz w:val="48"/>
          <w:szCs w:val="48"/>
        </w:rPr>
      </w:pPr>
      <w:r w:rsidDel="00000000" w:rsidR="00000000" w:rsidRPr="00000000">
        <w:rPr>
          <w:sz w:val="48"/>
          <w:szCs w:val="48"/>
          <w:rtl w:val="0"/>
        </w:rPr>
        <w:t xml:space="preserve">Faculdade SENAI Fatesg</w:t>
      </w:r>
      <w:r w:rsidDel="00000000" w:rsidR="00000000" w:rsidRPr="00000000">
        <w:rPr>
          <w:rtl w:val="0"/>
        </w:rPr>
      </w:r>
    </w:p>
    <w:p w:rsidR="00000000" w:rsidDel="00000000" w:rsidP="00000000" w:rsidRDefault="00000000" w:rsidRPr="00000000" w14:paraId="00000003">
      <w:pPr>
        <w:jc w:val="center"/>
        <w:rPr>
          <w:color w:val="000000"/>
          <w:sz w:val="24"/>
          <w:szCs w:val="24"/>
        </w:rPr>
      </w:pPr>
      <w:r w:rsidDel="00000000" w:rsidR="00000000" w:rsidRPr="00000000">
        <w:rPr>
          <w:rtl w:val="0"/>
        </w:rPr>
      </w:r>
    </w:p>
    <w:p w:rsidR="00000000" w:rsidDel="00000000" w:rsidP="00000000" w:rsidRDefault="00000000" w:rsidRPr="00000000" w14:paraId="00000004">
      <w:pPr>
        <w:jc w:val="center"/>
        <w:rPr>
          <w:color w:val="000000"/>
          <w:sz w:val="24"/>
          <w:szCs w:val="24"/>
        </w:rPr>
      </w:pPr>
      <w:r w:rsidDel="00000000" w:rsidR="00000000" w:rsidRPr="00000000">
        <w:rPr>
          <w:rtl w:val="0"/>
        </w:rPr>
      </w:r>
    </w:p>
    <w:p w:rsidR="00000000" w:rsidDel="00000000" w:rsidP="00000000" w:rsidRDefault="00000000" w:rsidRPr="00000000" w14:paraId="00000005">
      <w:pPr>
        <w:jc w:val="center"/>
        <w:rPr>
          <w:color w:val="000000"/>
          <w:sz w:val="24"/>
          <w:szCs w:val="24"/>
        </w:rPr>
      </w:pPr>
      <w:r w:rsidDel="00000000" w:rsidR="00000000" w:rsidRPr="00000000">
        <w:rPr>
          <w:rtl w:val="0"/>
        </w:rPr>
      </w:r>
    </w:p>
    <w:p w:rsidR="00000000" w:rsidDel="00000000" w:rsidP="00000000" w:rsidRDefault="00000000" w:rsidRPr="00000000" w14:paraId="00000006">
      <w:pPr>
        <w:jc w:val="center"/>
        <w:rPr>
          <w:color w:val="000000"/>
          <w:sz w:val="24"/>
          <w:szCs w:val="24"/>
        </w:rPr>
      </w:pPr>
      <w:r w:rsidDel="00000000" w:rsidR="00000000" w:rsidRPr="00000000">
        <w:rPr>
          <w:rtl w:val="0"/>
        </w:rPr>
      </w:r>
    </w:p>
    <w:p w:rsidR="00000000" w:rsidDel="00000000" w:rsidP="00000000" w:rsidRDefault="00000000" w:rsidRPr="00000000" w14:paraId="00000007">
      <w:pPr>
        <w:jc w:val="center"/>
        <w:rPr>
          <w:color w:val="000000"/>
          <w:sz w:val="24"/>
          <w:szCs w:val="24"/>
        </w:rPr>
      </w:pPr>
      <w:r w:rsidDel="00000000" w:rsidR="00000000" w:rsidRPr="00000000">
        <w:rPr>
          <w:rtl w:val="0"/>
        </w:rPr>
      </w:r>
    </w:p>
    <w:p w:rsidR="00000000" w:rsidDel="00000000" w:rsidP="00000000" w:rsidRDefault="00000000" w:rsidRPr="00000000" w14:paraId="00000008">
      <w:pPr>
        <w:jc w:val="center"/>
        <w:rPr>
          <w:color w:val="000000"/>
          <w:sz w:val="24"/>
          <w:szCs w:val="24"/>
        </w:rPr>
      </w:pPr>
      <w:r w:rsidDel="00000000" w:rsidR="00000000" w:rsidRPr="00000000">
        <w:rPr>
          <w:rtl w:val="0"/>
        </w:rPr>
      </w:r>
    </w:p>
    <w:p w:rsidR="00000000" w:rsidDel="00000000" w:rsidP="00000000" w:rsidRDefault="00000000" w:rsidRPr="00000000" w14:paraId="00000009">
      <w:pPr>
        <w:rPr>
          <w:color w:val="000000"/>
          <w:sz w:val="24"/>
          <w:szCs w:val="24"/>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jc w:val="center"/>
        <w:rPr>
          <w:color w:val="000000"/>
          <w:sz w:val="24"/>
          <w:szCs w:val="24"/>
        </w:rPr>
      </w:pPr>
      <w:r w:rsidDel="00000000" w:rsidR="00000000" w:rsidRPr="00000000">
        <w:rPr>
          <w:rtl w:val="0"/>
        </w:rPr>
      </w:r>
    </w:p>
    <w:p w:rsidR="00000000" w:rsidDel="00000000" w:rsidP="00000000" w:rsidRDefault="00000000" w:rsidRPr="00000000" w14:paraId="0000000C">
      <w:pPr>
        <w:jc w:val="center"/>
        <w:rPr>
          <w:color w:val="000000"/>
          <w:sz w:val="44"/>
          <w:szCs w:val="44"/>
        </w:rPr>
      </w:pPr>
      <w:r w:rsidDel="00000000" w:rsidR="00000000" w:rsidRPr="00000000">
        <w:rPr>
          <w:color w:val="000000"/>
          <w:sz w:val="44"/>
          <w:szCs w:val="44"/>
          <w:rtl w:val="0"/>
        </w:rPr>
        <w:t xml:space="preserve">Sistema de Gerenciamento de Locadora </w:t>
      </w:r>
    </w:p>
    <w:p w:rsidR="00000000" w:rsidDel="00000000" w:rsidP="00000000" w:rsidRDefault="00000000" w:rsidRPr="00000000" w14:paraId="0000000D">
      <w:pPr>
        <w:jc w:val="center"/>
        <w:rPr>
          <w:color w:val="000000"/>
          <w:sz w:val="44"/>
          <w:szCs w:val="44"/>
        </w:rPr>
      </w:pPr>
      <w:r w:rsidDel="00000000" w:rsidR="00000000" w:rsidRPr="00000000">
        <w:rPr>
          <w:color w:val="000000"/>
          <w:sz w:val="44"/>
          <w:szCs w:val="44"/>
          <w:rtl w:val="0"/>
        </w:rPr>
        <w:t xml:space="preserve">de Veículos (SGLV)</w:t>
      </w:r>
    </w:p>
    <w:p w:rsidR="00000000" w:rsidDel="00000000" w:rsidP="00000000" w:rsidRDefault="00000000" w:rsidRPr="00000000" w14:paraId="0000000E">
      <w:pPr>
        <w:jc w:val="center"/>
        <w:rPr>
          <w:color w:val="000000"/>
          <w:sz w:val="44"/>
          <w:szCs w:val="44"/>
        </w:rPr>
      </w:pPr>
      <w:r w:rsidDel="00000000" w:rsidR="00000000" w:rsidRPr="00000000">
        <w:rPr>
          <w:color w:val="000000"/>
          <w:sz w:val="44"/>
          <w:szCs w:val="44"/>
          <w:rtl w:val="0"/>
        </w:rPr>
        <w:t xml:space="preserve">Especificação de Requisitos de Sistema (ERS)</w:t>
      </w:r>
    </w:p>
    <w:p w:rsidR="00000000" w:rsidDel="00000000" w:rsidP="00000000" w:rsidRDefault="00000000" w:rsidRPr="00000000" w14:paraId="0000000F">
      <w:pPr>
        <w:jc w:val="center"/>
        <w:rPr>
          <w:color w:val="000000"/>
          <w:sz w:val="24"/>
          <w:szCs w:val="24"/>
        </w:rPr>
      </w:pPr>
      <w:r w:rsidDel="00000000" w:rsidR="00000000" w:rsidRPr="00000000">
        <w:rPr>
          <w:rtl w:val="0"/>
        </w:rPr>
      </w:r>
    </w:p>
    <w:p w:rsidR="00000000" w:rsidDel="00000000" w:rsidP="00000000" w:rsidRDefault="00000000" w:rsidRPr="00000000" w14:paraId="00000010">
      <w:pPr>
        <w:jc w:val="center"/>
        <w:rPr>
          <w:color w:val="000000"/>
          <w:sz w:val="24"/>
          <w:szCs w:val="24"/>
        </w:rPr>
      </w:pPr>
      <w:r w:rsidDel="00000000" w:rsidR="00000000" w:rsidRPr="00000000">
        <w:rPr>
          <w:rtl w:val="0"/>
        </w:rPr>
      </w:r>
    </w:p>
    <w:p w:rsidR="00000000" w:rsidDel="00000000" w:rsidP="00000000" w:rsidRDefault="00000000" w:rsidRPr="00000000" w14:paraId="00000011">
      <w:pPr>
        <w:jc w:val="center"/>
        <w:rPr>
          <w:color w:val="000000"/>
          <w:sz w:val="24"/>
          <w:szCs w:val="24"/>
        </w:rPr>
      </w:pPr>
      <w:r w:rsidDel="00000000" w:rsidR="00000000" w:rsidRPr="00000000">
        <w:rPr>
          <w:rtl w:val="0"/>
        </w:rPr>
      </w:r>
    </w:p>
    <w:p w:rsidR="00000000" w:rsidDel="00000000" w:rsidP="00000000" w:rsidRDefault="00000000" w:rsidRPr="00000000" w14:paraId="00000012">
      <w:pPr>
        <w:jc w:val="center"/>
        <w:rPr>
          <w:color w:val="000000"/>
          <w:sz w:val="24"/>
          <w:szCs w:val="24"/>
        </w:rPr>
      </w:pPr>
      <w:r w:rsidDel="00000000" w:rsidR="00000000" w:rsidRPr="00000000">
        <w:rPr>
          <w:rtl w:val="0"/>
        </w:rPr>
      </w:r>
    </w:p>
    <w:p w:rsidR="00000000" w:rsidDel="00000000" w:rsidP="00000000" w:rsidRDefault="00000000" w:rsidRPr="00000000" w14:paraId="00000013">
      <w:pPr>
        <w:rPr>
          <w:color w:val="000000"/>
          <w:sz w:val="24"/>
          <w:szCs w:val="24"/>
        </w:rPr>
      </w:pPr>
      <w:r w:rsidDel="00000000" w:rsidR="00000000" w:rsidRPr="00000000">
        <w:rPr>
          <w:rtl w:val="0"/>
        </w:rPr>
      </w:r>
    </w:p>
    <w:p w:rsidR="00000000" w:rsidDel="00000000" w:rsidP="00000000" w:rsidRDefault="00000000" w:rsidRPr="00000000" w14:paraId="00000014">
      <w:pPr>
        <w:rPr>
          <w:color w:val="000000"/>
          <w:sz w:val="24"/>
          <w:szCs w:val="24"/>
        </w:rPr>
      </w:pPr>
      <w:r w:rsidDel="00000000" w:rsidR="00000000" w:rsidRPr="00000000">
        <w:rPr>
          <w:rtl w:val="0"/>
        </w:rPr>
      </w:r>
    </w:p>
    <w:p w:rsidR="00000000" w:rsidDel="00000000" w:rsidP="00000000" w:rsidRDefault="00000000" w:rsidRPr="00000000" w14:paraId="00000015">
      <w:pPr>
        <w:jc w:val="center"/>
        <w:rPr>
          <w:color w:val="000000"/>
          <w:sz w:val="24"/>
          <w:szCs w:val="24"/>
        </w:rPr>
      </w:pPr>
      <w:r w:rsidDel="00000000" w:rsidR="00000000" w:rsidRPr="00000000">
        <w:rPr>
          <w:rtl w:val="0"/>
        </w:rPr>
      </w:r>
    </w:p>
    <w:p w:rsidR="00000000" w:rsidDel="00000000" w:rsidP="00000000" w:rsidRDefault="00000000" w:rsidRPr="00000000" w14:paraId="00000016">
      <w:pPr>
        <w:jc w:val="center"/>
        <w:rPr>
          <w:color w:val="000000"/>
          <w:sz w:val="24"/>
          <w:szCs w:val="24"/>
        </w:rPr>
      </w:pPr>
      <w:r w:rsidDel="00000000" w:rsidR="00000000" w:rsidRPr="00000000">
        <w:rPr>
          <w:rtl w:val="0"/>
        </w:rPr>
      </w:r>
    </w:p>
    <w:p w:rsidR="00000000" w:rsidDel="00000000" w:rsidP="00000000" w:rsidRDefault="00000000" w:rsidRPr="00000000" w14:paraId="00000017">
      <w:pPr>
        <w:rPr>
          <w:color w:val="000000"/>
          <w:sz w:val="24"/>
          <w:szCs w:val="24"/>
        </w:rPr>
      </w:pPr>
      <w:r w:rsidDel="00000000" w:rsidR="00000000" w:rsidRPr="00000000">
        <w:rPr>
          <w:color w:val="000000"/>
          <w:sz w:val="24"/>
          <w:szCs w:val="24"/>
          <w:rtl w:val="0"/>
        </w:rPr>
        <w:t xml:space="preserve">Alunos: </w:t>
      </w:r>
      <w:r w:rsidDel="00000000" w:rsidR="00000000" w:rsidRPr="00000000">
        <w:rPr>
          <w:sz w:val="24"/>
          <w:szCs w:val="24"/>
          <w:rtl w:val="0"/>
        </w:rPr>
        <w:t xml:space="preserve">Anthonny Max</w:t>
      </w:r>
      <w:r w:rsidDel="00000000" w:rsidR="00000000" w:rsidRPr="00000000">
        <w:rPr>
          <w:rtl w:val="0"/>
        </w:rPr>
      </w:r>
    </w:p>
    <w:p w:rsidR="00000000" w:rsidDel="00000000" w:rsidP="00000000" w:rsidRDefault="00000000" w:rsidRPr="00000000" w14:paraId="00000018">
      <w:pPr>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Anisberto Reis</w:t>
      </w:r>
      <w:r w:rsidDel="00000000" w:rsidR="00000000" w:rsidRPr="00000000">
        <w:rPr>
          <w:rtl w:val="0"/>
        </w:rPr>
      </w:r>
    </w:p>
    <w:p w:rsidR="00000000" w:rsidDel="00000000" w:rsidP="00000000" w:rsidRDefault="00000000" w:rsidRPr="00000000" w14:paraId="00000019">
      <w:pPr>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Edivan Carvalho</w:t>
      </w:r>
      <w:r w:rsidDel="00000000" w:rsidR="00000000" w:rsidRPr="00000000">
        <w:rPr>
          <w:rtl w:val="0"/>
        </w:rPr>
      </w:r>
    </w:p>
    <w:p w:rsidR="00000000" w:rsidDel="00000000" w:rsidP="00000000" w:rsidRDefault="00000000" w:rsidRPr="00000000" w14:paraId="0000001A">
      <w:pPr>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Watlas Rick</w:t>
      </w:r>
      <w:r w:rsidDel="00000000" w:rsidR="00000000" w:rsidRPr="00000000">
        <w:rPr>
          <w:rtl w:val="0"/>
        </w:rPr>
      </w:r>
    </w:p>
    <w:p w:rsidR="00000000" w:rsidDel="00000000" w:rsidP="00000000" w:rsidRDefault="00000000" w:rsidRPr="00000000" w14:paraId="0000001B">
      <w:pPr>
        <w:ind w:firstLine="709"/>
        <w:rPr>
          <w:sz w:val="24"/>
          <w:szCs w:val="24"/>
        </w:rPr>
      </w:pPr>
      <w:r w:rsidDel="00000000" w:rsidR="00000000" w:rsidRPr="00000000">
        <w:rPr>
          <w:rtl w:val="0"/>
        </w:rPr>
      </w:r>
    </w:p>
    <w:p w:rsidR="00000000" w:rsidDel="00000000" w:rsidP="00000000" w:rsidRDefault="00000000" w:rsidRPr="00000000" w14:paraId="0000001C">
      <w:pPr>
        <w:ind w:firstLine="709"/>
        <w:rPr>
          <w:sz w:val="24"/>
          <w:szCs w:val="24"/>
        </w:rPr>
      </w:pPr>
      <w:r w:rsidDel="00000000" w:rsidR="00000000" w:rsidRPr="00000000">
        <w:rPr>
          <w:rtl w:val="0"/>
        </w:rPr>
      </w:r>
    </w:p>
    <w:p w:rsidR="00000000" w:rsidDel="00000000" w:rsidP="00000000" w:rsidRDefault="00000000" w:rsidRPr="00000000" w14:paraId="0000001D">
      <w:pPr>
        <w:ind w:firstLine="709"/>
        <w:rPr>
          <w:sz w:val="24"/>
          <w:szCs w:val="24"/>
        </w:rPr>
      </w:pPr>
      <w:r w:rsidDel="00000000" w:rsidR="00000000" w:rsidRPr="00000000">
        <w:rPr>
          <w:rtl w:val="0"/>
        </w:rPr>
      </w:r>
    </w:p>
    <w:p w:rsidR="00000000" w:rsidDel="00000000" w:rsidP="00000000" w:rsidRDefault="00000000" w:rsidRPr="00000000" w14:paraId="0000001E">
      <w:pPr>
        <w:ind w:firstLine="709"/>
        <w:rPr>
          <w:sz w:val="24"/>
          <w:szCs w:val="24"/>
        </w:rPr>
      </w:pPr>
      <w:r w:rsidDel="00000000" w:rsidR="00000000" w:rsidRPr="00000000">
        <w:rPr>
          <w:rtl w:val="0"/>
        </w:rPr>
      </w:r>
    </w:p>
    <w:p w:rsidR="00000000" w:rsidDel="00000000" w:rsidP="00000000" w:rsidRDefault="00000000" w:rsidRPr="00000000" w14:paraId="0000001F">
      <w:pPr>
        <w:ind w:firstLine="709"/>
        <w:rPr>
          <w:sz w:val="24"/>
          <w:szCs w:val="24"/>
        </w:rPr>
      </w:pPr>
      <w:r w:rsidDel="00000000" w:rsidR="00000000" w:rsidRPr="00000000">
        <w:rPr>
          <w:rtl w:val="0"/>
        </w:rPr>
      </w:r>
    </w:p>
    <w:p w:rsidR="00000000" w:rsidDel="00000000" w:rsidP="00000000" w:rsidRDefault="00000000" w:rsidRPr="00000000" w14:paraId="00000020">
      <w:pPr>
        <w:ind w:firstLine="709"/>
        <w:rPr>
          <w:sz w:val="24"/>
          <w:szCs w:val="24"/>
        </w:rPr>
      </w:pPr>
      <w:r w:rsidDel="00000000" w:rsidR="00000000" w:rsidRPr="00000000">
        <w:rPr>
          <w:rtl w:val="0"/>
        </w:rPr>
      </w:r>
    </w:p>
    <w:p w:rsidR="00000000" w:rsidDel="00000000" w:rsidP="00000000" w:rsidRDefault="00000000" w:rsidRPr="00000000" w14:paraId="00000021">
      <w:pPr>
        <w:ind w:firstLine="709"/>
        <w:rPr>
          <w:color w:val="000000"/>
          <w:sz w:val="24"/>
          <w:szCs w:val="24"/>
        </w:rPr>
      </w:pPr>
      <w:r w:rsidDel="00000000" w:rsidR="00000000" w:rsidRPr="00000000">
        <w:rPr>
          <w:color w:val="000000"/>
          <w:sz w:val="24"/>
          <w:szCs w:val="24"/>
          <w:rtl w:val="0"/>
        </w:rPr>
        <w:t xml:space="preserve">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color w:val="000000"/>
          <w:sz w:val="24"/>
          <w:szCs w:val="24"/>
        </w:rPr>
      </w:pPr>
      <w:r w:rsidDel="00000000" w:rsidR="00000000" w:rsidRPr="00000000">
        <w:rPr>
          <w:rtl w:val="0"/>
        </w:rPr>
      </w:r>
    </w:p>
    <w:p w:rsidR="00000000" w:rsidDel="00000000" w:rsidP="00000000" w:rsidRDefault="00000000" w:rsidRPr="00000000" w14:paraId="00000026">
      <w:pPr>
        <w:jc w:val="center"/>
        <w:rPr>
          <w:color w:val="000000"/>
          <w:sz w:val="24"/>
          <w:szCs w:val="24"/>
        </w:rPr>
      </w:pPr>
      <w:r w:rsidDel="00000000" w:rsidR="00000000" w:rsidRPr="00000000">
        <w:rPr>
          <w:rtl w:val="0"/>
        </w:rPr>
      </w:r>
    </w:p>
    <w:p w:rsidR="00000000" w:rsidDel="00000000" w:rsidP="00000000" w:rsidRDefault="00000000" w:rsidRPr="00000000" w14:paraId="00000027">
      <w:pPr>
        <w:rPr>
          <w:color w:val="000000"/>
          <w:sz w:val="24"/>
          <w:szCs w:val="24"/>
        </w:rPr>
      </w:pPr>
      <w:r w:rsidDel="00000000" w:rsidR="00000000" w:rsidRPr="00000000">
        <w:rPr>
          <w:rtl w:val="0"/>
        </w:rPr>
      </w:r>
    </w:p>
    <w:p w:rsidR="00000000" w:rsidDel="00000000" w:rsidP="00000000" w:rsidRDefault="00000000" w:rsidRPr="00000000" w14:paraId="00000028">
      <w:pPr>
        <w:jc w:val="center"/>
        <w:rPr>
          <w:color w:val="ff0000"/>
          <w:sz w:val="24"/>
          <w:szCs w:val="24"/>
        </w:rPr>
      </w:pPr>
      <w:r w:rsidDel="00000000" w:rsidR="00000000" w:rsidRPr="00000000">
        <w:rPr>
          <w:color w:val="000000"/>
          <w:sz w:val="24"/>
          <w:szCs w:val="24"/>
          <w:rtl w:val="0"/>
        </w:rPr>
        <w:t xml:space="preserve">Goiânia, 23/11/2020</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heading=h.awce006gqwmd" w:id="0"/>
      <w:bookmarkEnd w:id="0"/>
      <w:r w:rsidDel="00000000" w:rsidR="00000000" w:rsidRPr="00000000">
        <w:rPr>
          <w:rtl w:val="0"/>
        </w:rPr>
        <w:t xml:space="preserve">Controle de versões</w:t>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1"/>
        <w:gridCol w:w="1806"/>
        <w:gridCol w:w="2813"/>
        <w:gridCol w:w="3855"/>
        <w:tblGridChange w:id="0">
          <w:tblGrid>
            <w:gridCol w:w="1141"/>
            <w:gridCol w:w="1806"/>
            <w:gridCol w:w="2813"/>
            <w:gridCol w:w="3855"/>
          </w:tblGrid>
        </w:tblGridChange>
      </w:tblGrid>
      <w:tr>
        <w:trPr>
          <w:trHeight w:val="480" w:hRule="atLeast"/>
        </w:trPr>
        <w:tc>
          <w:tcPr>
            <w:gridSpan w:val="4"/>
            <w:shd w:fill="93c47d" w:val="clear"/>
            <w:tcMar>
              <w:top w:w="100.0" w:type="dxa"/>
              <w:left w:w="100.0" w:type="dxa"/>
              <w:bottom w:w="100.0" w:type="dxa"/>
              <w:right w:w="100.0" w:type="dxa"/>
            </w:tcMar>
          </w:tcPr>
          <w:p w:rsidR="00000000" w:rsidDel="00000000" w:rsidP="00000000" w:rsidRDefault="00000000" w:rsidRPr="00000000" w14:paraId="0000002A">
            <w:pPr>
              <w:jc w:val="center"/>
              <w:rPr>
                <w:b w:val="1"/>
                <w:sz w:val="24"/>
                <w:szCs w:val="24"/>
              </w:rPr>
            </w:pPr>
            <w:r w:rsidDel="00000000" w:rsidR="00000000" w:rsidRPr="00000000">
              <w:rPr>
                <w:b w:val="1"/>
                <w:sz w:val="24"/>
                <w:szCs w:val="24"/>
                <w:rtl w:val="0"/>
              </w:rPr>
              <w:t xml:space="preserve">CONTROLE DE VERSÕES</w:t>
            </w:r>
          </w:p>
        </w:tc>
      </w:tr>
      <w:tr>
        <w:tc>
          <w:tcPr>
            <w:shd w:fill="93c47d" w:val="clear"/>
            <w:tcMar>
              <w:top w:w="100.0" w:type="dxa"/>
              <w:left w:w="100.0" w:type="dxa"/>
              <w:bottom w:w="100.0" w:type="dxa"/>
              <w:right w:w="100.0" w:type="dxa"/>
            </w:tcMar>
          </w:tcPr>
          <w:p w:rsidR="00000000" w:rsidDel="00000000" w:rsidP="00000000" w:rsidRDefault="00000000" w:rsidRPr="00000000" w14:paraId="0000002E">
            <w:pPr>
              <w:jc w:val="center"/>
              <w:rPr>
                <w:sz w:val="24"/>
                <w:szCs w:val="24"/>
              </w:rPr>
            </w:pPr>
            <w:r w:rsidDel="00000000" w:rsidR="00000000" w:rsidRPr="00000000">
              <w:rPr>
                <w:b w:val="1"/>
                <w:sz w:val="24"/>
                <w:szCs w:val="24"/>
                <w:rtl w:val="0"/>
              </w:rPr>
              <w:t xml:space="preserve">Versão</w:t>
            </w:r>
            <w:r w:rsidDel="00000000" w:rsidR="00000000" w:rsidRPr="00000000">
              <w:rPr>
                <w:rtl w:val="0"/>
              </w:rPr>
            </w:r>
          </w:p>
        </w:tc>
        <w:tc>
          <w:tcPr>
            <w:shd w:fill="93c47d" w:val="clear"/>
            <w:tcMar>
              <w:top w:w="100.0" w:type="dxa"/>
              <w:left w:w="100.0" w:type="dxa"/>
              <w:bottom w:w="100.0" w:type="dxa"/>
              <w:right w:w="100.0" w:type="dxa"/>
            </w:tcMar>
          </w:tcPr>
          <w:p w:rsidR="00000000" w:rsidDel="00000000" w:rsidP="00000000" w:rsidRDefault="00000000" w:rsidRPr="00000000" w14:paraId="0000002F">
            <w:pPr>
              <w:jc w:val="center"/>
              <w:rPr>
                <w:sz w:val="24"/>
                <w:szCs w:val="24"/>
              </w:rPr>
            </w:pPr>
            <w:r w:rsidDel="00000000" w:rsidR="00000000" w:rsidRPr="00000000">
              <w:rPr>
                <w:b w:val="1"/>
                <w:sz w:val="24"/>
                <w:szCs w:val="24"/>
                <w:rtl w:val="0"/>
              </w:rPr>
              <w:t xml:space="preserve">Data</w:t>
            </w:r>
            <w:r w:rsidDel="00000000" w:rsidR="00000000" w:rsidRPr="00000000">
              <w:rPr>
                <w:rtl w:val="0"/>
              </w:rPr>
            </w:r>
          </w:p>
        </w:tc>
        <w:tc>
          <w:tcPr>
            <w:tcBorders>
              <w:bottom w:color="000000" w:space="0" w:sz="8" w:val="single"/>
              <w:right w:color="000000" w:space="0" w:sz="8" w:val="single"/>
            </w:tcBorders>
            <w:shd w:fill="93c47d" w:val="clear"/>
            <w:tcMar>
              <w:top w:w="100.0" w:type="dxa"/>
              <w:left w:w="20.0" w:type="dxa"/>
              <w:bottom w:w="100.0" w:type="dxa"/>
              <w:right w:w="100.0" w:type="dxa"/>
            </w:tcMar>
          </w:tcPr>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Autores</w:t>
            </w:r>
          </w:p>
        </w:tc>
        <w:tc>
          <w:tcPr>
            <w:tcBorders>
              <w:bottom w:color="000000" w:space="0" w:sz="8" w:val="single"/>
              <w:right w:color="000000" w:space="0" w:sz="8" w:val="single"/>
            </w:tcBorders>
            <w:shd w:fill="93c47d" w:val="clear"/>
            <w:tcMar>
              <w:top w:w="100.0" w:type="dxa"/>
              <w:left w:w="20.0" w:type="dxa"/>
              <w:bottom w:w="100.0" w:type="dxa"/>
              <w:right w:w="100.0" w:type="dxa"/>
            </w:tcMar>
          </w:tcPr>
          <w:p w:rsidR="00000000" w:rsidDel="00000000" w:rsidP="00000000" w:rsidRDefault="00000000" w:rsidRPr="00000000" w14:paraId="00000031">
            <w:pPr>
              <w:jc w:val="center"/>
              <w:rPr>
                <w:b w:val="1"/>
                <w:sz w:val="24"/>
                <w:szCs w:val="24"/>
              </w:rPr>
            </w:pPr>
            <w:r w:rsidDel="00000000" w:rsidR="00000000" w:rsidRPr="00000000">
              <w:rPr>
                <w:b w:val="1"/>
                <w:sz w:val="24"/>
                <w:szCs w:val="24"/>
                <w:rtl w:val="0"/>
              </w:rPr>
              <w:t xml:space="preserve">Notas da Revisão</w:t>
            </w:r>
          </w:p>
        </w:tc>
      </w:tr>
      <w:tr>
        <w:tc>
          <w:tcPr>
            <w:shd w:fill="auto" w:val="clear"/>
            <w:tcMar>
              <w:top w:w="100.0" w:type="dxa"/>
              <w:left w:w="100.0" w:type="dxa"/>
              <w:bottom w:w="100.0" w:type="dxa"/>
              <w:right w:w="100.0" w:type="dxa"/>
            </w:tcMar>
          </w:tcPr>
          <w:p w:rsidR="00000000" w:rsidDel="00000000" w:rsidP="00000000" w:rsidRDefault="00000000" w:rsidRPr="00000000" w14:paraId="00000032">
            <w:pPr>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33">
            <w:pPr>
              <w:rPr>
                <w:sz w:val="24"/>
                <w:szCs w:val="24"/>
              </w:rPr>
            </w:pPr>
            <w:r w:rsidDel="00000000" w:rsidR="00000000" w:rsidRPr="00000000">
              <w:rPr>
                <w:sz w:val="24"/>
                <w:szCs w:val="24"/>
                <w:rtl w:val="0"/>
              </w:rPr>
              <w:t xml:space="preserve">23/11/2020</w:t>
            </w:r>
          </w:p>
        </w:tc>
        <w:tc>
          <w:tcPr>
            <w:shd w:fill="auto" w:val="clear"/>
            <w:tcMar>
              <w:top w:w="100.0" w:type="dxa"/>
              <w:left w:w="100.0" w:type="dxa"/>
              <w:bottom w:w="100.0" w:type="dxa"/>
              <w:right w:w="100.0" w:type="dxa"/>
            </w:tcMar>
          </w:tcPr>
          <w:p w:rsidR="00000000" w:rsidDel="00000000" w:rsidP="00000000" w:rsidRDefault="00000000" w:rsidRPr="00000000" w14:paraId="00000034">
            <w:pPr>
              <w:rPr>
                <w:color w:val="000000"/>
                <w:sz w:val="24"/>
                <w:szCs w:val="24"/>
              </w:rPr>
            </w:pPr>
            <w:r w:rsidDel="00000000" w:rsidR="00000000" w:rsidRPr="00000000">
              <w:rPr>
                <w:sz w:val="24"/>
                <w:szCs w:val="24"/>
                <w:rtl w:val="0"/>
              </w:rPr>
              <w:t xml:space="preserve">Anthonny Max</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rPr>
                <w:sz w:val="24"/>
                <w:szCs w:val="24"/>
              </w:rPr>
            </w:pPr>
            <w:r w:rsidDel="00000000" w:rsidR="00000000" w:rsidRPr="00000000">
              <w:rPr>
                <w:sz w:val="24"/>
                <w:szCs w:val="24"/>
                <w:rtl w:val="0"/>
              </w:rPr>
              <w:t xml:space="preserve">Elaboração da Introdução, Descrição Geral e Requisitos de Usuário </w:t>
            </w:r>
          </w:p>
        </w:tc>
      </w:tr>
      <w:tr>
        <w:tc>
          <w:tcPr>
            <w:shd w:fill="auto" w:val="clear"/>
            <w:tcMar>
              <w:top w:w="100.0" w:type="dxa"/>
              <w:left w:w="100.0" w:type="dxa"/>
              <w:bottom w:w="100.0" w:type="dxa"/>
              <w:right w:w="100.0" w:type="dxa"/>
            </w:tcMar>
          </w:tcPr>
          <w:p w:rsidR="00000000" w:rsidDel="00000000" w:rsidP="00000000" w:rsidRDefault="00000000" w:rsidRPr="00000000" w14:paraId="00000037">
            <w:pPr>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8">
            <w:pPr>
              <w:rPr>
                <w:sz w:val="24"/>
                <w:szCs w:val="24"/>
              </w:rPr>
            </w:pPr>
            <w:r w:rsidDel="00000000" w:rsidR="00000000" w:rsidRPr="00000000">
              <w:rPr>
                <w:sz w:val="24"/>
                <w:szCs w:val="24"/>
                <w:rtl w:val="0"/>
              </w:rPr>
              <w:t xml:space="preserve">25/11/2020</w:t>
            </w:r>
          </w:p>
        </w:tc>
        <w:tc>
          <w:tcPr>
            <w:shd w:fill="auto" w:val="clear"/>
            <w:tcMar>
              <w:top w:w="100.0" w:type="dxa"/>
              <w:left w:w="100.0" w:type="dxa"/>
              <w:bottom w:w="100.0" w:type="dxa"/>
              <w:right w:w="100.0" w:type="dxa"/>
            </w:tcMar>
          </w:tcPr>
          <w:p w:rsidR="00000000" w:rsidDel="00000000" w:rsidP="00000000" w:rsidRDefault="00000000" w:rsidRPr="00000000" w14:paraId="00000039">
            <w:pPr>
              <w:rPr>
                <w:color w:val="000000"/>
                <w:sz w:val="24"/>
                <w:szCs w:val="24"/>
              </w:rPr>
            </w:pPr>
            <w:r w:rsidDel="00000000" w:rsidR="00000000" w:rsidRPr="00000000">
              <w:rPr>
                <w:sz w:val="24"/>
                <w:szCs w:val="24"/>
                <w:rtl w:val="0"/>
              </w:rPr>
              <w:t xml:space="preserve">Anthonny 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jc w:val="center"/>
              <w:rPr>
                <w:sz w:val="24"/>
                <w:szCs w:val="24"/>
              </w:rPr>
            </w:pPr>
            <w:r w:rsidDel="00000000" w:rsidR="00000000" w:rsidRPr="00000000">
              <w:rPr>
                <w:sz w:val="24"/>
                <w:szCs w:val="24"/>
                <w:rtl w:val="0"/>
              </w:rPr>
              <w:t xml:space="preserve">Elaboração de Requisitos Funcionais, Diagrama de Caso de Uso, Caso de Uso Descritivo e Prototipação de Tela.</w:t>
            </w:r>
          </w:p>
        </w:tc>
      </w:tr>
      <w:tr>
        <w:tc>
          <w:tcPr>
            <w:shd w:fill="auto" w:val="clear"/>
            <w:tcMar>
              <w:top w:w="100.0" w:type="dxa"/>
              <w:left w:w="100.0" w:type="dxa"/>
              <w:bottom w:w="100.0" w:type="dxa"/>
              <w:right w:w="100.0" w:type="dxa"/>
            </w:tcMar>
          </w:tcPr>
          <w:p w:rsidR="00000000" w:rsidDel="00000000" w:rsidP="00000000" w:rsidRDefault="00000000" w:rsidRPr="00000000" w14:paraId="0000003B">
            <w:pPr>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C">
            <w:pPr>
              <w:rPr>
                <w:sz w:val="24"/>
                <w:szCs w:val="24"/>
              </w:rPr>
            </w:pPr>
            <w:r w:rsidDel="00000000" w:rsidR="00000000" w:rsidRPr="00000000">
              <w:rPr>
                <w:sz w:val="24"/>
                <w:szCs w:val="24"/>
                <w:rtl w:val="0"/>
              </w:rPr>
              <w:t xml:space="preserve">27/11/2020</w:t>
            </w:r>
          </w:p>
        </w:tc>
        <w:tc>
          <w:tcPr>
            <w:shd w:fill="auto" w:val="clear"/>
            <w:tcMar>
              <w:top w:w="100.0" w:type="dxa"/>
              <w:left w:w="100.0" w:type="dxa"/>
              <w:bottom w:w="100.0" w:type="dxa"/>
              <w:right w:w="100.0" w:type="dxa"/>
            </w:tcMar>
          </w:tcPr>
          <w:p w:rsidR="00000000" w:rsidDel="00000000" w:rsidP="00000000" w:rsidRDefault="00000000" w:rsidRPr="00000000" w14:paraId="0000003D">
            <w:pPr>
              <w:rPr>
                <w:color w:val="000000"/>
                <w:sz w:val="24"/>
                <w:szCs w:val="24"/>
              </w:rPr>
            </w:pPr>
            <w:r w:rsidDel="00000000" w:rsidR="00000000" w:rsidRPr="00000000">
              <w:rPr>
                <w:sz w:val="24"/>
                <w:szCs w:val="24"/>
                <w:rtl w:val="0"/>
              </w:rPr>
              <w:t xml:space="preserve">Anthonny Max</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Elaboração de Requisitos de Qualidade e Descrição de Dados do Sistema</w:t>
            </w:r>
          </w:p>
        </w:tc>
      </w:tr>
      <w:tr>
        <w:tc>
          <w:tcPr>
            <w:shd w:fill="auto" w:val="clear"/>
            <w:tcMar>
              <w:top w:w="100.0" w:type="dxa"/>
              <w:left w:w="100.0" w:type="dxa"/>
              <w:bottom w:w="100.0" w:type="dxa"/>
              <w:right w:w="100.0" w:type="dxa"/>
            </w:tcMar>
          </w:tcPr>
          <w:p w:rsidR="00000000" w:rsidDel="00000000" w:rsidP="00000000" w:rsidRDefault="00000000" w:rsidRPr="00000000" w14:paraId="0000003F">
            <w:pPr>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40">
            <w:pPr>
              <w:jc w:val="center"/>
              <w:rPr>
                <w:sz w:val="24"/>
                <w:szCs w:val="24"/>
              </w:rPr>
            </w:pPr>
            <w:r w:rsidDel="00000000" w:rsidR="00000000" w:rsidRPr="00000000">
              <w:rPr>
                <w:sz w:val="24"/>
                <w:szCs w:val="24"/>
                <w:rtl w:val="0"/>
              </w:rPr>
              <w:t xml:space="preserve">02/12/2002</w:t>
            </w:r>
          </w:p>
        </w:tc>
        <w:tc>
          <w:tcPr>
            <w:shd w:fill="auto" w:val="clear"/>
            <w:tcMar>
              <w:top w:w="100.0" w:type="dxa"/>
              <w:left w:w="100.0" w:type="dxa"/>
              <w:bottom w:w="100.0" w:type="dxa"/>
              <w:right w:w="100.0" w:type="dxa"/>
            </w:tcMar>
          </w:tcPr>
          <w:p w:rsidR="00000000" w:rsidDel="00000000" w:rsidP="00000000" w:rsidRDefault="00000000" w:rsidRPr="00000000" w14:paraId="00000041">
            <w:pPr>
              <w:jc w:val="left"/>
              <w:rPr>
                <w:sz w:val="24"/>
                <w:szCs w:val="24"/>
              </w:rPr>
            </w:pPr>
            <w:r w:rsidDel="00000000" w:rsidR="00000000" w:rsidRPr="00000000">
              <w:rPr>
                <w:sz w:val="24"/>
                <w:szCs w:val="24"/>
                <w:rtl w:val="0"/>
              </w:rPr>
              <w:t xml:space="preserve">Anthonny Max / Edivan Carvalho/ Anisberto Reis</w:t>
            </w:r>
          </w:p>
        </w:tc>
        <w:tc>
          <w:tcPr>
            <w:shd w:fill="auto" w:val="clear"/>
            <w:tcMar>
              <w:top w:w="100.0" w:type="dxa"/>
              <w:left w:w="100.0" w:type="dxa"/>
              <w:bottom w:w="100.0" w:type="dxa"/>
              <w:right w:w="100.0" w:type="dxa"/>
            </w:tcMar>
          </w:tcPr>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Elaboração do Diagrama de Classe</w:t>
            </w:r>
          </w:p>
        </w:tc>
      </w:tr>
    </w:tbl>
    <w:p w:rsidR="00000000" w:rsidDel="00000000" w:rsidP="00000000" w:rsidRDefault="00000000" w:rsidRPr="00000000" w14:paraId="00000043">
      <w:pPr>
        <w:jc w:val="center"/>
        <w:rPr>
          <w:color w:val="ff0000"/>
          <w:sz w:val="24"/>
          <w:szCs w:val="24"/>
        </w:rPr>
      </w:pPr>
      <w:r w:rsidDel="00000000" w:rsidR="00000000" w:rsidRPr="00000000">
        <w:rPr>
          <w:rtl w:val="0"/>
        </w:rPr>
      </w:r>
    </w:p>
    <w:p w:rsidR="00000000" w:rsidDel="00000000" w:rsidP="00000000" w:rsidRDefault="00000000" w:rsidRPr="00000000" w14:paraId="00000044">
      <w:pPr>
        <w:jc w:val="center"/>
        <w:rPr>
          <w:color w:val="ff0000"/>
          <w:sz w:val="24"/>
          <w:szCs w:val="24"/>
        </w:rPr>
      </w:pPr>
      <w:r w:rsidDel="00000000" w:rsidR="00000000" w:rsidRPr="00000000">
        <w:rPr>
          <w:rtl w:val="0"/>
        </w:rPr>
      </w:r>
    </w:p>
    <w:p w:rsidR="00000000" w:rsidDel="00000000" w:rsidP="00000000" w:rsidRDefault="00000000" w:rsidRPr="00000000" w14:paraId="00000045">
      <w:pPr>
        <w:pStyle w:val="Heading1"/>
        <w:jc w:val="center"/>
        <w:rPr>
          <w:sz w:val="36"/>
          <w:szCs w:val="36"/>
        </w:rPr>
        <w:sectPr>
          <w:headerReference r:id="rId7" w:type="default"/>
          <w:footerReference r:id="rId8" w:type="default"/>
          <w:pgSz w:h="16838" w:w="11906" w:orient="portrait"/>
          <w:pgMar w:bottom="1133" w:top="1133" w:left="1133" w:right="1133" w:header="720" w:footer="720"/>
          <w:pgNumType w:start="0"/>
          <w:titlePg w:val="1"/>
        </w:sectPr>
      </w:pPr>
      <w:bookmarkStart w:colFirst="0" w:colLast="0" w:name="_heading=h.pd61n0v59wsy" w:id="1"/>
      <w:bookmarkEnd w:id="1"/>
      <w:r w:rsidDel="00000000" w:rsidR="00000000" w:rsidRPr="00000000">
        <w:br w:type="page"/>
      </w:r>
      <w:r w:rsidDel="00000000" w:rsidR="00000000" w:rsidRPr="00000000">
        <w:rPr>
          <w:b w:val="1"/>
          <w:sz w:val="36"/>
          <w:szCs w:val="36"/>
          <w:rtl w:val="0"/>
        </w:rPr>
        <w:t xml:space="preserve">Tabela de Conteúdos</w:t>
      </w: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644"/>
            </w:tabs>
            <w:spacing w:before="80" w:line="240" w:lineRule="auto"/>
            <w:rPr>
              <w:b w:val="1"/>
              <w:color w:val="000000"/>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000000"/>
                <w:sz w:val="24"/>
                <w:szCs w:val="24"/>
                <w:rtl w:val="0"/>
              </w:rPr>
              <w:t xml:space="preserve">Histórico de Revisão</w:t>
            </w:r>
          </w:hyperlink>
          <w:r w:rsidDel="00000000" w:rsidR="00000000" w:rsidRPr="00000000">
            <w:rPr>
              <w:b w:val="1"/>
              <w:color w:val="000000"/>
              <w:sz w:val="24"/>
              <w:szCs w:val="24"/>
              <w:rtl w:val="0"/>
            </w:rPr>
            <w:tab/>
          </w:r>
          <w:r w:rsidDel="00000000" w:rsidR="00000000" w:rsidRPr="00000000">
            <w:fldChar w:fldCharType="begin"/>
            <w:instrText xml:space="preserve"> PAGEREF _heading=h.gjdgxs \h </w:instrText>
            <w:fldChar w:fldCharType="separate"/>
          </w:r>
          <w:r w:rsidDel="00000000" w:rsidR="00000000" w:rsidRPr="00000000">
            <w:rPr>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4"/>
            </w:tabs>
            <w:spacing w:before="200" w:line="240" w:lineRule="auto"/>
            <w:rPr>
              <w:b w:val="1"/>
              <w:color w:val="000000"/>
              <w:sz w:val="24"/>
              <w:szCs w:val="24"/>
            </w:rPr>
          </w:pPr>
          <w:r w:rsidDel="00000000" w:rsidR="00000000" w:rsidRPr="00000000">
            <w:fldChar w:fldCharType="end"/>
          </w:r>
          <w:hyperlink w:anchor="_heading=h.vh8w5xrsrutk">
            <w:r w:rsidDel="00000000" w:rsidR="00000000" w:rsidRPr="00000000">
              <w:rPr>
                <w:b w:val="1"/>
                <w:color w:val="000000"/>
                <w:sz w:val="24"/>
                <w:szCs w:val="24"/>
                <w:rtl w:val="0"/>
              </w:rPr>
              <w:t xml:space="preserve">Introdução</w:t>
            </w:r>
          </w:hyperlink>
          <w:r w:rsidDel="00000000" w:rsidR="00000000" w:rsidRPr="00000000">
            <w:rPr>
              <w:b w:val="1"/>
              <w:color w:val="000000"/>
              <w:sz w:val="24"/>
              <w:szCs w:val="24"/>
              <w:rtl w:val="0"/>
            </w:rPr>
            <w:tab/>
          </w:r>
          <w:r w:rsidDel="00000000" w:rsidR="00000000" w:rsidRPr="00000000">
            <w:fldChar w:fldCharType="begin"/>
            <w:instrText xml:space="preserve"> PAGEREF _heading=h.vh8w5xrsrutk \h </w:instrText>
            <w:fldChar w:fldCharType="separate"/>
          </w:r>
          <w:r w:rsidDel="00000000" w:rsidR="00000000" w:rsidRPr="00000000">
            <w:rPr>
              <w:rtl w:val="0"/>
            </w:rPr>
            <w:t xml:space="preserve">5</w:t>
          </w:r>
          <w:r w:rsidDel="00000000" w:rsidR="00000000" w:rsidRPr="00000000">
            <w:fldChar w:fldCharType="begin"/>
            <w:instrText xml:space="preserve"> HYPERLINK \l "_heading=h.vh8w5xrsrutk"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4"/>
            </w:tabs>
            <w:spacing w:before="60" w:line="240" w:lineRule="auto"/>
            <w:ind w:left="360" w:firstLine="0"/>
            <w:rPr>
              <w:color w:val="000000"/>
              <w:sz w:val="24"/>
              <w:szCs w:val="24"/>
            </w:rPr>
          </w:pPr>
          <w:r w:rsidDel="00000000" w:rsidR="00000000" w:rsidRPr="00000000">
            <w:fldChar w:fldCharType="end"/>
          </w:r>
          <w:hyperlink w:anchor="_heading=h.1fob9te">
            <w:r w:rsidDel="00000000" w:rsidR="00000000" w:rsidRPr="00000000">
              <w:rPr>
                <w:color w:val="000000"/>
                <w:sz w:val="24"/>
                <w:szCs w:val="24"/>
                <w:rtl w:val="0"/>
              </w:rPr>
              <w:t xml:space="preserve">Objetivo Geral</w:t>
            </w:r>
          </w:hyperlink>
          <w:r w:rsidDel="00000000" w:rsidR="00000000" w:rsidRPr="00000000">
            <w:rPr>
              <w:color w:val="000000"/>
              <w:sz w:val="24"/>
              <w:szCs w:val="24"/>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4"/>
            </w:tabs>
            <w:spacing w:before="60" w:line="240" w:lineRule="auto"/>
            <w:ind w:left="360" w:firstLine="0"/>
            <w:rPr>
              <w:color w:val="000000"/>
              <w:sz w:val="24"/>
              <w:szCs w:val="24"/>
            </w:rPr>
          </w:pPr>
          <w:r w:rsidDel="00000000" w:rsidR="00000000" w:rsidRPr="00000000">
            <w:fldChar w:fldCharType="end"/>
          </w:r>
          <w:hyperlink w:anchor="_heading=h.3znysh7">
            <w:r w:rsidDel="00000000" w:rsidR="00000000" w:rsidRPr="00000000">
              <w:rPr>
                <w:color w:val="000000"/>
                <w:sz w:val="24"/>
                <w:szCs w:val="24"/>
                <w:rtl w:val="0"/>
              </w:rPr>
              <w:t xml:space="preserve">Objetivo Específico (escopo)</w:t>
            </w:r>
          </w:hyperlink>
          <w:r w:rsidDel="00000000" w:rsidR="00000000" w:rsidRPr="00000000">
            <w:rPr>
              <w:color w:val="000000"/>
              <w:sz w:val="24"/>
              <w:szCs w:val="24"/>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4"/>
            </w:tabs>
            <w:spacing w:before="60" w:line="240" w:lineRule="auto"/>
            <w:ind w:left="360" w:firstLine="0"/>
            <w:rPr>
              <w:color w:val="000000"/>
              <w:sz w:val="24"/>
              <w:szCs w:val="24"/>
            </w:rPr>
          </w:pPr>
          <w:r w:rsidDel="00000000" w:rsidR="00000000" w:rsidRPr="00000000">
            <w:fldChar w:fldCharType="end"/>
          </w:r>
          <w:hyperlink w:anchor="_heading=h.tyjcwt">
            <w:r w:rsidDel="00000000" w:rsidR="00000000" w:rsidRPr="00000000">
              <w:rPr>
                <w:color w:val="000000"/>
                <w:sz w:val="24"/>
                <w:szCs w:val="24"/>
                <w:rtl w:val="0"/>
              </w:rPr>
              <w:t xml:space="preserve">Definições, Siglas e Abreviações</w:t>
            </w:r>
          </w:hyperlink>
          <w:r w:rsidDel="00000000" w:rsidR="00000000" w:rsidRPr="00000000">
            <w:rPr>
              <w:color w:val="000000"/>
              <w:sz w:val="24"/>
              <w:szCs w:val="24"/>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4"/>
            </w:tabs>
            <w:spacing w:before="60" w:line="240" w:lineRule="auto"/>
            <w:ind w:left="360" w:firstLine="0"/>
            <w:rPr>
              <w:color w:val="000000"/>
              <w:sz w:val="24"/>
              <w:szCs w:val="24"/>
            </w:rPr>
          </w:pPr>
          <w:r w:rsidDel="00000000" w:rsidR="00000000" w:rsidRPr="00000000">
            <w:fldChar w:fldCharType="end"/>
          </w:r>
          <w:hyperlink w:anchor="_heading=h.3dy6vkm">
            <w:r w:rsidDel="00000000" w:rsidR="00000000" w:rsidRPr="00000000">
              <w:rPr>
                <w:color w:val="000000"/>
                <w:sz w:val="24"/>
                <w:szCs w:val="24"/>
                <w:rtl w:val="0"/>
              </w:rPr>
              <w:t xml:space="preserve">Referências</w:t>
            </w:r>
          </w:hyperlink>
          <w:r w:rsidDel="00000000" w:rsidR="00000000" w:rsidRPr="00000000">
            <w:rPr>
              <w:color w:val="000000"/>
              <w:sz w:val="24"/>
              <w:szCs w:val="24"/>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4"/>
            </w:tabs>
            <w:spacing w:before="60" w:line="240" w:lineRule="auto"/>
            <w:ind w:left="360" w:firstLine="0"/>
            <w:rPr>
              <w:color w:val="000000"/>
              <w:sz w:val="24"/>
              <w:szCs w:val="24"/>
            </w:rPr>
          </w:pPr>
          <w:r w:rsidDel="00000000" w:rsidR="00000000" w:rsidRPr="00000000">
            <w:fldChar w:fldCharType="end"/>
          </w:r>
          <w:hyperlink w:anchor="_heading=h.1t3h5sf">
            <w:r w:rsidDel="00000000" w:rsidR="00000000" w:rsidRPr="00000000">
              <w:rPr>
                <w:color w:val="000000"/>
                <w:sz w:val="24"/>
                <w:szCs w:val="24"/>
                <w:rtl w:val="0"/>
              </w:rPr>
              <w:t xml:space="preserve">Visão Geral</w:t>
            </w:r>
          </w:hyperlink>
          <w:r w:rsidDel="00000000" w:rsidR="00000000" w:rsidRPr="00000000">
            <w:rPr>
              <w:color w:val="000000"/>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4"/>
            </w:tabs>
            <w:spacing w:before="200" w:line="240" w:lineRule="auto"/>
            <w:rPr>
              <w:b w:val="1"/>
              <w:color w:val="000000"/>
              <w:sz w:val="24"/>
              <w:szCs w:val="24"/>
            </w:rPr>
          </w:pPr>
          <w:r w:rsidDel="00000000" w:rsidR="00000000" w:rsidRPr="00000000">
            <w:fldChar w:fldCharType="end"/>
          </w:r>
          <w:hyperlink w:anchor="_heading=h.oov526ln3xxq">
            <w:r w:rsidDel="00000000" w:rsidR="00000000" w:rsidRPr="00000000">
              <w:rPr>
                <w:b w:val="1"/>
                <w:color w:val="000000"/>
                <w:sz w:val="24"/>
                <w:szCs w:val="24"/>
                <w:rtl w:val="0"/>
              </w:rPr>
              <w:t xml:space="preserve">Descrição Geral</w:t>
            </w:r>
          </w:hyperlink>
          <w:r w:rsidDel="00000000" w:rsidR="00000000" w:rsidRPr="00000000">
            <w:rPr>
              <w:b w:val="1"/>
              <w:color w:val="000000"/>
              <w:sz w:val="24"/>
              <w:szCs w:val="24"/>
              <w:rtl w:val="0"/>
            </w:rPr>
            <w:tab/>
          </w:r>
          <w:r w:rsidDel="00000000" w:rsidR="00000000" w:rsidRPr="00000000">
            <w:fldChar w:fldCharType="begin"/>
            <w:instrText xml:space="preserve"> PAGEREF _heading=h.oov526ln3xxq \h </w:instrText>
            <w:fldChar w:fldCharType="separate"/>
          </w:r>
          <w:r w:rsidDel="00000000" w:rsidR="00000000" w:rsidRPr="00000000">
            <w:rPr>
              <w:rtl w:val="0"/>
            </w:rPr>
            <w:t xml:space="preserve">7</w:t>
          </w:r>
          <w:r w:rsidDel="00000000" w:rsidR="00000000" w:rsidRPr="00000000">
            <w:fldChar w:fldCharType="begin"/>
            <w:instrText xml:space="preserve"> HYPERLINK \l "_heading=h.oov526ln3xxq"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17dp8vu">
            <w:r w:rsidDel="00000000" w:rsidR="00000000" w:rsidRPr="00000000">
              <w:rPr>
                <w:b w:val="1"/>
                <w:color w:val="000000"/>
                <w:sz w:val="24"/>
                <w:szCs w:val="24"/>
                <w:rtl w:val="0"/>
              </w:rPr>
              <w:t xml:space="preserve">Aspecto Geral do Produto</w:t>
            </w:r>
          </w:hyperlink>
          <w:r w:rsidDel="00000000" w:rsidR="00000000" w:rsidRPr="00000000">
            <w:rPr>
              <w:b w:val="1"/>
              <w:color w:val="000000"/>
              <w:sz w:val="24"/>
              <w:szCs w:val="24"/>
              <w:rtl w:val="0"/>
            </w:rPr>
            <w:tab/>
          </w:r>
          <w:r w:rsidDel="00000000" w:rsidR="00000000" w:rsidRPr="00000000">
            <w:fldChar w:fldCharType="begin"/>
            <w:instrText xml:space="preserve"> PAGEREF _heading=h.17dp8vu \h </w:instrText>
            <w:fldChar w:fldCharType="separate"/>
          </w:r>
          <w:r w:rsidDel="00000000" w:rsidR="00000000" w:rsidRPr="00000000">
            <w:rPr>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3rdcrjn">
            <w:r w:rsidDel="00000000" w:rsidR="00000000" w:rsidRPr="00000000">
              <w:rPr>
                <w:b w:val="1"/>
                <w:color w:val="000000"/>
                <w:sz w:val="24"/>
                <w:szCs w:val="24"/>
                <w:rtl w:val="0"/>
              </w:rPr>
              <w:t xml:space="preserve">Interfaces do sistema</w:t>
            </w:r>
          </w:hyperlink>
          <w:r w:rsidDel="00000000" w:rsidR="00000000" w:rsidRPr="00000000">
            <w:rPr>
              <w:b w:val="1"/>
              <w:color w:val="000000"/>
              <w:sz w:val="24"/>
              <w:szCs w:val="24"/>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26in1rg">
            <w:r w:rsidDel="00000000" w:rsidR="00000000" w:rsidRPr="00000000">
              <w:rPr>
                <w:b w:val="1"/>
                <w:color w:val="000000"/>
                <w:sz w:val="24"/>
                <w:szCs w:val="24"/>
                <w:rtl w:val="0"/>
              </w:rPr>
              <w:t xml:space="preserve">Interfaces do usuário</w:t>
            </w:r>
          </w:hyperlink>
          <w:r w:rsidDel="00000000" w:rsidR="00000000" w:rsidRPr="00000000">
            <w:rPr>
              <w:b w:val="1"/>
              <w:color w:val="000000"/>
              <w:sz w:val="24"/>
              <w:szCs w:val="24"/>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lnxbz9">
            <w:r w:rsidDel="00000000" w:rsidR="00000000" w:rsidRPr="00000000">
              <w:rPr>
                <w:b w:val="1"/>
                <w:color w:val="000000"/>
                <w:sz w:val="24"/>
                <w:szCs w:val="24"/>
                <w:rtl w:val="0"/>
              </w:rPr>
              <w:t xml:space="preserve">Interfaces do hardware</w:t>
            </w:r>
          </w:hyperlink>
          <w:r w:rsidDel="00000000" w:rsidR="00000000" w:rsidRPr="00000000">
            <w:rPr>
              <w:b w:val="1"/>
              <w:color w:val="000000"/>
              <w:sz w:val="24"/>
              <w:szCs w:val="24"/>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7</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35nkun2">
            <w:r w:rsidDel="00000000" w:rsidR="00000000" w:rsidRPr="00000000">
              <w:rPr>
                <w:b w:val="1"/>
                <w:color w:val="000000"/>
                <w:sz w:val="24"/>
                <w:szCs w:val="24"/>
                <w:rtl w:val="0"/>
              </w:rPr>
              <w:t xml:space="preserve">Interfaces do software</w:t>
            </w:r>
          </w:hyperlink>
          <w:r w:rsidDel="00000000" w:rsidR="00000000" w:rsidRPr="00000000">
            <w:rPr>
              <w:b w:val="1"/>
              <w:color w:val="000000"/>
              <w:sz w:val="24"/>
              <w:szCs w:val="24"/>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1ksv4uv">
            <w:r w:rsidDel="00000000" w:rsidR="00000000" w:rsidRPr="00000000">
              <w:rPr>
                <w:b w:val="1"/>
                <w:color w:val="000000"/>
                <w:sz w:val="24"/>
                <w:szCs w:val="24"/>
                <w:rtl w:val="0"/>
              </w:rPr>
              <w:t xml:space="preserve">Interfaces de comunicação</w:t>
            </w:r>
          </w:hyperlink>
          <w:r w:rsidDel="00000000" w:rsidR="00000000" w:rsidRPr="00000000">
            <w:rPr>
              <w:b w:val="1"/>
              <w:color w:val="000000"/>
              <w:sz w:val="24"/>
              <w:szCs w:val="24"/>
              <w:rtl w:val="0"/>
            </w:rPr>
            <w:tab/>
          </w:r>
          <w:r w:rsidDel="00000000" w:rsidR="00000000" w:rsidRPr="00000000">
            <w:fldChar w:fldCharType="begin"/>
            <w:instrText xml:space="preserve"> PAGEREF _heading=h.1ksv4uv \h </w:instrText>
            <w:fldChar w:fldCharType="separate"/>
          </w:r>
          <w:r w:rsidDel="00000000" w:rsidR="00000000" w:rsidRPr="00000000">
            <w:rPr>
              <w:rtl w:val="0"/>
            </w:rPr>
            <w:t xml:space="preserve">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1xlezv7hrul">
            <w:r w:rsidDel="00000000" w:rsidR="00000000" w:rsidRPr="00000000">
              <w:rPr>
                <w:b w:val="1"/>
                <w:color w:val="000000"/>
                <w:sz w:val="24"/>
                <w:szCs w:val="24"/>
                <w:rtl w:val="0"/>
              </w:rPr>
              <w:t xml:space="preserve">Limites de memória</w:t>
            </w:r>
          </w:hyperlink>
          <w:r w:rsidDel="00000000" w:rsidR="00000000" w:rsidRPr="00000000">
            <w:rPr>
              <w:b w:val="1"/>
              <w:color w:val="000000"/>
              <w:sz w:val="24"/>
              <w:szCs w:val="24"/>
              <w:rtl w:val="0"/>
            </w:rPr>
            <w:tab/>
          </w:r>
          <w:r w:rsidDel="00000000" w:rsidR="00000000" w:rsidRPr="00000000">
            <w:fldChar w:fldCharType="begin"/>
            <w:instrText xml:space="preserve"> PAGEREF _heading=h.1xlezv7hrul \h </w:instrText>
            <w:fldChar w:fldCharType="separate"/>
          </w:r>
          <w:r w:rsidDel="00000000" w:rsidR="00000000" w:rsidRPr="00000000">
            <w:rPr>
              <w:rtl w:val="0"/>
            </w:rPr>
            <w:t xml:space="preserve">8</w:t>
          </w:r>
          <w:r w:rsidDel="00000000" w:rsidR="00000000" w:rsidRPr="00000000">
            <w:fldChar w:fldCharType="begin"/>
            <w:instrText xml:space="preserve"> HYPERLINK \l "_heading=h.1xlezv7hrul"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phdki93vcymm">
            <w:r w:rsidDel="00000000" w:rsidR="00000000" w:rsidRPr="00000000">
              <w:rPr>
                <w:b w:val="1"/>
                <w:color w:val="000000"/>
                <w:sz w:val="24"/>
                <w:szCs w:val="24"/>
                <w:rtl w:val="0"/>
              </w:rPr>
              <w:t xml:space="preserve">Operações</w:t>
            </w:r>
          </w:hyperlink>
          <w:r w:rsidDel="00000000" w:rsidR="00000000" w:rsidRPr="00000000">
            <w:rPr>
              <w:b w:val="1"/>
              <w:color w:val="000000"/>
              <w:sz w:val="24"/>
              <w:szCs w:val="24"/>
              <w:rtl w:val="0"/>
            </w:rPr>
            <w:tab/>
          </w:r>
          <w:r w:rsidDel="00000000" w:rsidR="00000000" w:rsidRPr="00000000">
            <w:fldChar w:fldCharType="begin"/>
            <w:instrText xml:space="preserve"> PAGEREF _heading=h.phdki93vcymm \h </w:instrText>
            <w:fldChar w:fldCharType="separate"/>
          </w:r>
          <w:r w:rsidDel="00000000" w:rsidR="00000000" w:rsidRPr="00000000">
            <w:rPr>
              <w:rtl w:val="0"/>
            </w:rPr>
            <w:t xml:space="preserve">8</w:t>
          </w:r>
          <w:r w:rsidDel="00000000" w:rsidR="00000000" w:rsidRPr="00000000">
            <w:fldChar w:fldCharType="begin"/>
            <w:instrText xml:space="preserve"> HYPERLINK \l "_heading=h.phdki93vcymm"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4"/>
            </w:tabs>
            <w:spacing w:before="60" w:line="240" w:lineRule="auto"/>
            <w:ind w:left="720" w:firstLine="0"/>
            <w:rPr>
              <w:b w:val="1"/>
              <w:color w:val="000000"/>
              <w:sz w:val="24"/>
              <w:szCs w:val="24"/>
            </w:rPr>
          </w:pPr>
          <w:r w:rsidDel="00000000" w:rsidR="00000000" w:rsidRPr="00000000">
            <w:fldChar w:fldCharType="end"/>
          </w:r>
          <w:hyperlink w:anchor="_heading=h.z337ya">
            <w:r w:rsidDel="00000000" w:rsidR="00000000" w:rsidRPr="00000000">
              <w:rPr>
                <w:b w:val="1"/>
                <w:color w:val="000000"/>
                <w:sz w:val="24"/>
                <w:szCs w:val="24"/>
                <w:rtl w:val="0"/>
              </w:rPr>
              <w:t xml:space="preserve">Requisitos de adaptação do local</w:t>
            </w:r>
          </w:hyperlink>
          <w:r w:rsidDel="00000000" w:rsidR="00000000" w:rsidRPr="00000000">
            <w:rPr>
              <w:b w:val="1"/>
              <w:color w:val="000000"/>
              <w:sz w:val="24"/>
              <w:szCs w:val="24"/>
              <w:rtl w:val="0"/>
            </w:rPr>
            <w:tab/>
          </w:r>
          <w:r w:rsidDel="00000000" w:rsidR="00000000" w:rsidRPr="00000000">
            <w:fldChar w:fldCharType="begin"/>
            <w:instrText xml:space="preserve"> PAGEREF _heading=h.z337ya \h </w:instrText>
            <w:fldChar w:fldCharType="separate"/>
          </w:r>
          <w:r w:rsidDel="00000000" w:rsidR="00000000" w:rsidRPr="00000000">
            <w:rPr>
              <w:rtl w:val="0"/>
            </w:rPr>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g4o9ei7s9208">
            <w:r w:rsidDel="00000000" w:rsidR="00000000" w:rsidRPr="00000000">
              <w:rPr>
                <w:b w:val="1"/>
                <w:color w:val="000000"/>
                <w:sz w:val="24"/>
                <w:szCs w:val="24"/>
                <w:rtl w:val="0"/>
              </w:rPr>
              <w:t xml:space="preserve">Funções do produto/sistema</w:t>
            </w:r>
          </w:hyperlink>
          <w:r w:rsidDel="00000000" w:rsidR="00000000" w:rsidRPr="00000000">
            <w:rPr>
              <w:b w:val="1"/>
              <w:color w:val="000000"/>
              <w:sz w:val="24"/>
              <w:szCs w:val="24"/>
              <w:rtl w:val="0"/>
            </w:rPr>
            <w:tab/>
          </w:r>
          <w:r w:rsidDel="00000000" w:rsidR="00000000" w:rsidRPr="00000000">
            <w:fldChar w:fldCharType="begin"/>
            <w:instrText xml:space="preserve"> PAGEREF _heading=h.g4o9ei7s9208 \h </w:instrText>
            <w:fldChar w:fldCharType="separate"/>
          </w:r>
          <w:r w:rsidDel="00000000" w:rsidR="00000000" w:rsidRPr="00000000">
            <w:rPr>
              <w:rtl w:val="0"/>
            </w:rPr>
            <w:t xml:space="preserve">9</w:t>
          </w:r>
          <w:r w:rsidDel="00000000" w:rsidR="00000000" w:rsidRPr="00000000">
            <w:fldChar w:fldCharType="begin"/>
            <w:instrText xml:space="preserve"> HYPERLINK \l "_heading=h.g4o9ei7s9208"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2xcytpi">
            <w:r w:rsidDel="00000000" w:rsidR="00000000" w:rsidRPr="00000000">
              <w:rPr>
                <w:b w:val="1"/>
                <w:color w:val="000000"/>
                <w:sz w:val="24"/>
                <w:szCs w:val="24"/>
                <w:rtl w:val="0"/>
              </w:rPr>
              <w:t xml:space="preserve">Características dos usuários</w:t>
            </w:r>
          </w:hyperlink>
          <w:r w:rsidDel="00000000" w:rsidR="00000000" w:rsidRPr="00000000">
            <w:rPr>
              <w:b w:val="1"/>
              <w:color w:val="000000"/>
              <w:sz w:val="24"/>
              <w:szCs w:val="24"/>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9</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1ci93xb">
            <w:r w:rsidDel="00000000" w:rsidR="00000000" w:rsidRPr="00000000">
              <w:rPr>
                <w:b w:val="1"/>
                <w:color w:val="000000"/>
                <w:sz w:val="24"/>
                <w:szCs w:val="24"/>
                <w:rtl w:val="0"/>
              </w:rPr>
              <w:t xml:space="preserve">Restrições/Limites gerais</w:t>
            </w:r>
          </w:hyperlink>
          <w:r w:rsidDel="00000000" w:rsidR="00000000" w:rsidRPr="00000000">
            <w:rPr>
              <w:b w:val="1"/>
              <w:color w:val="000000"/>
              <w:sz w:val="24"/>
              <w:szCs w:val="24"/>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3whwml4">
            <w:r w:rsidDel="00000000" w:rsidR="00000000" w:rsidRPr="00000000">
              <w:rPr>
                <w:b w:val="1"/>
                <w:color w:val="000000"/>
                <w:sz w:val="24"/>
                <w:szCs w:val="24"/>
                <w:rtl w:val="0"/>
              </w:rPr>
              <w:t xml:space="preserve">Suposições/dependências</w:t>
            </w:r>
          </w:hyperlink>
          <w:r w:rsidDel="00000000" w:rsidR="00000000" w:rsidRPr="00000000">
            <w:rPr>
              <w:b w:val="1"/>
              <w:color w:val="000000"/>
              <w:sz w:val="24"/>
              <w:szCs w:val="24"/>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10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2bn6wsx">
            <w:r w:rsidDel="00000000" w:rsidR="00000000" w:rsidRPr="00000000">
              <w:rPr>
                <w:b w:val="1"/>
                <w:color w:val="000000"/>
                <w:sz w:val="24"/>
                <w:szCs w:val="24"/>
                <w:rtl w:val="0"/>
              </w:rPr>
              <w:t xml:space="preserve">Particionamento de requisitos</w:t>
            </w:r>
          </w:hyperlink>
          <w:r w:rsidDel="00000000" w:rsidR="00000000" w:rsidRPr="00000000">
            <w:rPr>
              <w:b w:val="1"/>
              <w:color w:val="000000"/>
              <w:sz w:val="24"/>
              <w:szCs w:val="24"/>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4"/>
            </w:tabs>
            <w:spacing w:before="200" w:line="240" w:lineRule="auto"/>
            <w:rPr>
              <w:b w:val="1"/>
              <w:color w:val="000000"/>
              <w:sz w:val="24"/>
              <w:szCs w:val="24"/>
            </w:rPr>
          </w:pPr>
          <w:r w:rsidDel="00000000" w:rsidR="00000000" w:rsidRPr="00000000">
            <w:fldChar w:fldCharType="end"/>
          </w:r>
          <w:hyperlink w:anchor="_heading=h.psbbj3ua3bzq">
            <w:r w:rsidDel="00000000" w:rsidR="00000000" w:rsidRPr="00000000">
              <w:rPr>
                <w:b w:val="1"/>
                <w:color w:val="000000"/>
                <w:sz w:val="24"/>
                <w:szCs w:val="24"/>
                <w:rtl w:val="0"/>
              </w:rPr>
              <w:t xml:space="preserve">Requisitos Específicos</w:t>
            </w:r>
          </w:hyperlink>
          <w:r w:rsidDel="00000000" w:rsidR="00000000" w:rsidRPr="00000000">
            <w:rPr>
              <w:b w:val="1"/>
              <w:color w:val="000000"/>
              <w:sz w:val="24"/>
              <w:szCs w:val="24"/>
              <w:rtl w:val="0"/>
            </w:rPr>
            <w:tab/>
          </w:r>
          <w:r w:rsidDel="00000000" w:rsidR="00000000" w:rsidRPr="00000000">
            <w:fldChar w:fldCharType="begin"/>
            <w:instrText xml:space="preserve"> PAGEREF _heading=h.psbbj3ua3bzq \h </w:instrText>
            <w:fldChar w:fldCharType="separate"/>
          </w:r>
          <w:r w:rsidDel="00000000" w:rsidR="00000000" w:rsidRPr="00000000">
            <w:rPr>
              <w:rtl w:val="0"/>
            </w:rPr>
            <w:t xml:space="preserve">11</w:t>
          </w:r>
          <w:r w:rsidDel="00000000" w:rsidR="00000000" w:rsidRPr="00000000">
            <w:fldChar w:fldCharType="begin"/>
            <w:instrText xml:space="preserve"> HYPERLINK \l "_heading=h.psbbj3ua3bzq"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3as4poj">
            <w:r w:rsidDel="00000000" w:rsidR="00000000" w:rsidRPr="00000000">
              <w:rPr>
                <w:b w:val="1"/>
                <w:color w:val="000000"/>
                <w:sz w:val="24"/>
                <w:szCs w:val="24"/>
                <w:rtl w:val="0"/>
              </w:rPr>
              <w:t xml:space="preserve">Requisitos de Usuários – Necessidades</w:t>
            </w:r>
          </w:hyperlink>
          <w:r w:rsidDel="00000000" w:rsidR="00000000" w:rsidRPr="00000000">
            <w:rPr>
              <w:b w:val="1"/>
              <w:color w:val="000000"/>
              <w:sz w:val="24"/>
              <w:szCs w:val="24"/>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11</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1pxezwc">
            <w:r w:rsidDel="00000000" w:rsidR="00000000" w:rsidRPr="00000000">
              <w:rPr>
                <w:b w:val="1"/>
                <w:color w:val="000000"/>
                <w:sz w:val="24"/>
                <w:szCs w:val="24"/>
                <w:rtl w:val="0"/>
              </w:rPr>
              <w:t xml:space="preserve">Requisitos Funcionais</w:t>
            </w:r>
          </w:hyperlink>
          <w:r w:rsidDel="00000000" w:rsidR="00000000" w:rsidRPr="00000000">
            <w:rPr>
              <w:b w:val="1"/>
              <w:color w:val="000000"/>
              <w:sz w:val="24"/>
              <w:szCs w:val="24"/>
              <w:rtl w:val="0"/>
            </w:rPr>
            <w:tab/>
          </w:r>
          <w:r w:rsidDel="00000000" w:rsidR="00000000" w:rsidRPr="00000000">
            <w:fldChar w:fldCharType="begin"/>
            <w:instrText xml:space="preserve"> PAGEREF _heading=h.1pxezwc \h </w:instrText>
            <w:fldChar w:fldCharType="separate"/>
          </w:r>
          <w:r w:rsidDel="00000000" w:rsidR="00000000" w:rsidRPr="00000000">
            <w:rPr>
              <w:rtl w:val="0"/>
            </w:rPr>
            <w:t xml:space="preserve">12</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147n2zr">
            <w:r w:rsidDel="00000000" w:rsidR="00000000" w:rsidRPr="00000000">
              <w:rPr>
                <w:b w:val="1"/>
                <w:color w:val="000000"/>
                <w:sz w:val="24"/>
                <w:szCs w:val="24"/>
                <w:rtl w:val="0"/>
              </w:rPr>
              <w:t xml:space="preserve">Requisitos de Qualidade ou Não Funcionais</w:t>
            </w:r>
          </w:hyperlink>
          <w:r w:rsidDel="00000000" w:rsidR="00000000" w:rsidRPr="00000000">
            <w:rPr>
              <w:b w:val="1"/>
              <w:color w:val="000000"/>
              <w:sz w:val="24"/>
              <w:szCs w:val="24"/>
              <w:rtl w:val="0"/>
            </w:rPr>
            <w:tab/>
          </w:r>
          <w:r w:rsidDel="00000000" w:rsidR="00000000" w:rsidRPr="00000000">
            <w:fldChar w:fldCharType="begin"/>
            <w:instrText xml:space="preserve"> PAGEREF _heading=h.147n2zr \h </w:instrText>
            <w:fldChar w:fldCharType="separate"/>
          </w:r>
          <w:r w:rsidDel="00000000" w:rsidR="00000000" w:rsidRPr="00000000">
            <w:rPr>
              <w:rtl w:val="0"/>
            </w:rPr>
            <w:t xml:space="preserve">17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4hn2gqgp3au0">
            <w:r w:rsidDel="00000000" w:rsidR="00000000" w:rsidRPr="00000000">
              <w:rPr>
                <w:b w:val="1"/>
                <w:color w:val="000000"/>
                <w:sz w:val="24"/>
                <w:szCs w:val="24"/>
                <w:rtl w:val="0"/>
              </w:rPr>
              <w:t xml:space="preserve">Regras de Domínio</w:t>
            </w:r>
          </w:hyperlink>
          <w:r w:rsidDel="00000000" w:rsidR="00000000" w:rsidRPr="00000000">
            <w:rPr>
              <w:b w:val="1"/>
              <w:color w:val="000000"/>
              <w:sz w:val="24"/>
              <w:szCs w:val="24"/>
              <w:rtl w:val="0"/>
            </w:rPr>
            <w:tab/>
          </w:r>
          <w:r w:rsidDel="00000000" w:rsidR="00000000" w:rsidRPr="00000000">
            <w:fldChar w:fldCharType="begin"/>
            <w:instrText xml:space="preserve"> PAGEREF _heading=h.4hn2gqgp3au0 \h </w:instrText>
            <w:fldChar w:fldCharType="separate"/>
          </w:r>
          <w:r w:rsidDel="00000000" w:rsidR="00000000" w:rsidRPr="00000000">
            <w:rPr>
              <w:rtl w:val="0"/>
            </w:rPr>
            <w:t xml:space="preserve">24</w:t>
          </w:r>
          <w:r w:rsidDel="00000000" w:rsidR="00000000" w:rsidRPr="00000000">
            <w:fldChar w:fldCharType="begin"/>
            <w:instrText xml:space="preserve"> HYPERLINK \l "_heading=h.4hn2gqgp3au0"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4"/>
            </w:tabs>
            <w:spacing w:before="60" w:line="240" w:lineRule="auto"/>
            <w:ind w:left="360" w:firstLine="0"/>
            <w:rPr>
              <w:b w:val="1"/>
              <w:color w:val="000000"/>
              <w:sz w:val="24"/>
              <w:szCs w:val="24"/>
            </w:rPr>
          </w:pPr>
          <w:r w:rsidDel="00000000" w:rsidR="00000000" w:rsidRPr="00000000">
            <w:fldChar w:fldCharType="end"/>
          </w:r>
          <w:hyperlink w:anchor="_heading=h.nmzqe7r2vvsv">
            <w:r w:rsidDel="00000000" w:rsidR="00000000" w:rsidRPr="00000000">
              <w:rPr>
                <w:b w:val="1"/>
                <w:color w:val="000000"/>
                <w:sz w:val="24"/>
                <w:szCs w:val="24"/>
                <w:rtl w:val="0"/>
              </w:rPr>
              <w:t xml:space="preserve">Descrição dos Dados do Sistema</w:t>
            </w:r>
          </w:hyperlink>
          <w:r w:rsidDel="00000000" w:rsidR="00000000" w:rsidRPr="00000000">
            <w:rPr>
              <w:b w:val="1"/>
              <w:color w:val="000000"/>
              <w:sz w:val="24"/>
              <w:szCs w:val="24"/>
              <w:rtl w:val="0"/>
            </w:rPr>
            <w:tab/>
          </w:r>
          <w:r w:rsidDel="00000000" w:rsidR="00000000" w:rsidRPr="00000000">
            <w:fldChar w:fldCharType="begin"/>
            <w:instrText xml:space="preserve"> PAGEREF _heading=h.nmzqe7r2vvsv \h </w:instrText>
            <w:fldChar w:fldCharType="separate"/>
          </w:r>
          <w:r w:rsidDel="00000000" w:rsidR="00000000" w:rsidRPr="00000000">
            <w:rPr>
              <w:rtl w:val="0"/>
            </w:rPr>
            <w:t xml:space="preserve">32</w:t>
          </w:r>
          <w:r w:rsidDel="00000000" w:rsidR="00000000" w:rsidRPr="00000000">
            <w:fldChar w:fldCharType="begin"/>
            <w:instrText xml:space="preserve"> HYPERLINK \l "_heading=h.nmzqe7r2vvsv"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4"/>
            </w:tabs>
            <w:spacing w:before="200" w:line="240" w:lineRule="auto"/>
            <w:rPr>
              <w:b w:val="1"/>
              <w:color w:val="000000"/>
              <w:sz w:val="24"/>
              <w:szCs w:val="24"/>
            </w:rPr>
          </w:pPr>
          <w:r w:rsidDel="00000000" w:rsidR="00000000" w:rsidRPr="00000000">
            <w:fldChar w:fldCharType="end"/>
          </w:r>
          <w:hyperlink w:anchor="_heading=h.m07cvk3z85gx">
            <w:r w:rsidDel="00000000" w:rsidR="00000000" w:rsidRPr="00000000">
              <w:rPr>
                <w:b w:val="1"/>
                <w:color w:val="000000"/>
                <w:sz w:val="24"/>
                <w:szCs w:val="24"/>
                <w:rtl w:val="0"/>
              </w:rPr>
              <w:t xml:space="preserve">Diagrama de Casos de Uso</w:t>
            </w:r>
          </w:hyperlink>
          <w:r w:rsidDel="00000000" w:rsidR="00000000" w:rsidRPr="00000000">
            <w:rPr>
              <w:b w:val="1"/>
              <w:color w:val="000000"/>
              <w:sz w:val="24"/>
              <w:szCs w:val="24"/>
              <w:rtl w:val="0"/>
            </w:rPr>
            <w:tab/>
          </w:r>
          <w:r w:rsidDel="00000000" w:rsidR="00000000" w:rsidRPr="00000000">
            <w:fldChar w:fldCharType="begin"/>
            <w:instrText xml:space="preserve"> PAGEREF _heading=h.m07cvk3z85gx \h </w:instrText>
            <w:fldChar w:fldCharType="separate"/>
          </w:r>
          <w:r w:rsidDel="00000000" w:rsidR="00000000" w:rsidRPr="00000000">
            <w:rPr>
              <w:rtl w:val="0"/>
            </w:rPr>
            <w:t xml:space="preserve">37</w:t>
          </w:r>
          <w:r w:rsidDel="00000000" w:rsidR="00000000" w:rsidRPr="00000000">
            <w:fldChar w:fldCharType="begin"/>
            <w:instrText xml:space="preserve"> HYPERLINK \l "_heading=h.m07cvk3z85gx"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4"/>
            </w:tabs>
            <w:spacing w:before="200" w:line="240" w:lineRule="auto"/>
            <w:rPr>
              <w:b w:val="1"/>
              <w:color w:val="000000"/>
              <w:sz w:val="24"/>
              <w:szCs w:val="24"/>
            </w:rPr>
          </w:pPr>
          <w:r w:rsidDel="00000000" w:rsidR="00000000" w:rsidRPr="00000000">
            <w:fldChar w:fldCharType="end"/>
          </w:r>
          <w:hyperlink w:anchor="_heading=h.3fwokq0">
            <w:r w:rsidDel="00000000" w:rsidR="00000000" w:rsidRPr="00000000">
              <w:rPr>
                <w:b w:val="1"/>
                <w:color w:val="000000"/>
                <w:sz w:val="24"/>
                <w:szCs w:val="24"/>
                <w:rtl w:val="0"/>
              </w:rPr>
              <w:t xml:space="preserve">Casos de Uso Descritivos</w:t>
            </w:r>
          </w:hyperlink>
          <w:r w:rsidDel="00000000" w:rsidR="00000000" w:rsidRPr="00000000">
            <w:rPr>
              <w:b w:val="1"/>
              <w:color w:val="000000"/>
              <w:sz w:val="24"/>
              <w:szCs w:val="24"/>
              <w:rtl w:val="0"/>
            </w:rPr>
            <w:tab/>
          </w:r>
          <w:r w:rsidDel="00000000" w:rsidR="00000000" w:rsidRPr="00000000">
            <w:fldChar w:fldCharType="begin"/>
            <w:instrText xml:space="preserve"> PAGEREF _heading=h.3fwokq0 \h </w:instrText>
            <w:fldChar w:fldCharType="separate"/>
          </w:r>
          <w:r w:rsidDel="00000000" w:rsidR="00000000" w:rsidRPr="00000000">
            <w:rPr>
              <w:rtl w:val="0"/>
            </w:rPr>
            <w:t xml:space="preserve">39</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4"/>
            </w:tabs>
            <w:spacing w:before="200" w:line="240" w:lineRule="auto"/>
            <w:rPr>
              <w:b w:val="1"/>
              <w:color w:val="000000"/>
              <w:sz w:val="24"/>
              <w:szCs w:val="24"/>
            </w:rPr>
          </w:pPr>
          <w:r w:rsidDel="00000000" w:rsidR="00000000" w:rsidRPr="00000000">
            <w:fldChar w:fldCharType="end"/>
          </w:r>
          <w:hyperlink w:anchor="_heading=h.2u6wntf">
            <w:r w:rsidDel="00000000" w:rsidR="00000000" w:rsidRPr="00000000">
              <w:rPr>
                <w:b w:val="1"/>
                <w:color w:val="000000"/>
                <w:sz w:val="24"/>
                <w:szCs w:val="24"/>
                <w:rtl w:val="0"/>
              </w:rPr>
              <w:t xml:space="preserve">Rastreabilidade dos Requisitos</w:t>
            </w:r>
          </w:hyperlink>
          <w:r w:rsidDel="00000000" w:rsidR="00000000" w:rsidRPr="00000000">
            <w:rPr>
              <w:b w:val="1"/>
              <w:color w:val="000000"/>
              <w:sz w:val="24"/>
              <w:szCs w:val="24"/>
              <w:rtl w:val="0"/>
            </w:rPr>
            <w:tab/>
          </w:r>
          <w:r w:rsidDel="00000000" w:rsidR="00000000" w:rsidRPr="00000000">
            <w:fldChar w:fldCharType="begin"/>
            <w:instrText xml:space="preserve"> PAGEREF _heading=h.2u6wntf \h </w:instrText>
            <w:fldChar w:fldCharType="separate"/>
          </w:r>
          <w:r w:rsidDel="00000000" w:rsidR="00000000" w:rsidRPr="00000000">
            <w:rPr>
              <w:rtl w:val="0"/>
            </w:rPr>
            <w:t xml:space="preserve">47</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4"/>
            </w:tabs>
            <w:spacing w:before="200" w:line="240" w:lineRule="auto"/>
            <w:rPr>
              <w:b w:val="1"/>
              <w:color w:val="000000"/>
              <w:sz w:val="24"/>
              <w:szCs w:val="24"/>
            </w:rPr>
          </w:pPr>
          <w:r w:rsidDel="00000000" w:rsidR="00000000" w:rsidRPr="00000000">
            <w:fldChar w:fldCharType="end"/>
          </w:r>
          <w:hyperlink w:anchor="_heading=h.3tbugp1">
            <w:r w:rsidDel="00000000" w:rsidR="00000000" w:rsidRPr="00000000">
              <w:rPr>
                <w:b w:val="1"/>
                <w:color w:val="000000"/>
                <w:sz w:val="24"/>
                <w:szCs w:val="24"/>
                <w:rtl w:val="0"/>
              </w:rPr>
              <w:t xml:space="preserve">Protótipo das Interfaces do Sistema</w:t>
            </w:r>
          </w:hyperlink>
          <w:r w:rsidDel="00000000" w:rsidR="00000000" w:rsidRPr="00000000">
            <w:rPr>
              <w:b w:val="1"/>
              <w:color w:val="000000"/>
              <w:sz w:val="24"/>
              <w:szCs w:val="24"/>
              <w:rtl w:val="0"/>
            </w:rPr>
            <w:tab/>
          </w:r>
          <w:r w:rsidDel="00000000" w:rsidR="00000000" w:rsidRPr="00000000">
            <w:fldChar w:fldCharType="begin"/>
            <w:instrText xml:space="preserve"> PAGEREF _heading=h.3tbugp1 \h </w:instrText>
            <w:fldChar w:fldCharType="separate"/>
          </w:r>
          <w:r w:rsidDel="00000000" w:rsidR="00000000" w:rsidRPr="00000000">
            <w:rPr>
              <w:rtl w:val="0"/>
            </w:rPr>
            <w:t xml:space="preserve">48</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4"/>
            </w:tabs>
            <w:spacing w:before="200" w:line="240" w:lineRule="auto"/>
            <w:rPr>
              <w:b w:val="1"/>
              <w:color w:val="000000"/>
              <w:sz w:val="24"/>
              <w:szCs w:val="24"/>
            </w:rPr>
          </w:pPr>
          <w:r w:rsidDel="00000000" w:rsidR="00000000" w:rsidRPr="00000000">
            <w:fldChar w:fldCharType="end"/>
          </w:r>
          <w:hyperlink w:anchor="_heading=h.2yg63gx135pp">
            <w:r w:rsidDel="00000000" w:rsidR="00000000" w:rsidRPr="00000000">
              <w:rPr>
                <w:b w:val="1"/>
                <w:color w:val="000000"/>
                <w:sz w:val="24"/>
                <w:szCs w:val="24"/>
                <w:rtl w:val="0"/>
              </w:rPr>
              <w:t xml:space="preserve">Diagrama de Domínio</w:t>
            </w:r>
          </w:hyperlink>
          <w:r w:rsidDel="00000000" w:rsidR="00000000" w:rsidRPr="00000000">
            <w:rPr>
              <w:b w:val="1"/>
              <w:color w:val="000000"/>
              <w:sz w:val="24"/>
              <w:szCs w:val="24"/>
              <w:rtl w:val="0"/>
            </w:rPr>
            <w:tab/>
          </w:r>
          <w:r w:rsidDel="00000000" w:rsidR="00000000" w:rsidRPr="00000000">
            <w:fldChar w:fldCharType="begin"/>
            <w:instrText xml:space="preserve"> PAGEREF _heading=h.2yg63gx135pp \h </w:instrText>
            <w:fldChar w:fldCharType="separate"/>
          </w:r>
          <w:r w:rsidDel="00000000" w:rsidR="00000000" w:rsidRPr="00000000">
            <w:rPr>
              <w:rtl w:val="0"/>
            </w:rPr>
            <w:t xml:space="preserve">56</w:t>
          </w:r>
          <w:r w:rsidDel="00000000" w:rsidR="00000000" w:rsidRPr="00000000">
            <w:fldChar w:fldCharType="begin"/>
            <w:instrText xml:space="preserve"> HYPERLINK \l "_heading=h.2yg63gx135pp"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4"/>
            </w:tabs>
            <w:spacing w:before="200" w:line="240" w:lineRule="auto"/>
            <w:rPr>
              <w:b w:val="1"/>
              <w:color w:val="000000"/>
              <w:sz w:val="24"/>
              <w:szCs w:val="24"/>
            </w:rPr>
          </w:pPr>
          <w:r w:rsidDel="00000000" w:rsidR="00000000" w:rsidRPr="00000000">
            <w:fldChar w:fldCharType="end"/>
          </w:r>
          <w:hyperlink w:anchor="_heading=h.s4p5iummc9f9">
            <w:r w:rsidDel="00000000" w:rsidR="00000000" w:rsidRPr="00000000">
              <w:rPr>
                <w:b w:val="1"/>
                <w:color w:val="000000"/>
                <w:sz w:val="24"/>
                <w:szCs w:val="24"/>
                <w:rtl w:val="0"/>
              </w:rPr>
              <w:t xml:space="preserve">Diagrama de Classe</w:t>
            </w:r>
          </w:hyperlink>
          <w:r w:rsidDel="00000000" w:rsidR="00000000" w:rsidRPr="00000000">
            <w:rPr>
              <w:b w:val="1"/>
              <w:color w:val="000000"/>
              <w:sz w:val="24"/>
              <w:szCs w:val="24"/>
              <w:rtl w:val="0"/>
            </w:rPr>
            <w:tab/>
          </w:r>
          <w:r w:rsidDel="00000000" w:rsidR="00000000" w:rsidRPr="00000000">
            <w:fldChar w:fldCharType="begin"/>
            <w:instrText xml:space="preserve"> PAGEREF _heading=h.s4p5iummc9f9 \h </w:instrText>
            <w:fldChar w:fldCharType="separate"/>
          </w:r>
          <w:r w:rsidDel="00000000" w:rsidR="00000000" w:rsidRPr="00000000">
            <w:rPr>
              <w:rtl w:val="0"/>
            </w:rPr>
            <w:t xml:space="preserve">57</w:t>
          </w:r>
          <w:r w:rsidDel="00000000" w:rsidR="00000000" w:rsidRPr="00000000">
            <w:fldChar w:fldCharType="begin"/>
            <w:instrText xml:space="preserve"> HYPERLINK \l "_heading=h.s4p5iummc9f9"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4"/>
            </w:tabs>
            <w:spacing w:before="200" w:line="240" w:lineRule="auto"/>
            <w:rPr>
              <w:b w:val="1"/>
              <w:color w:val="000000"/>
              <w:sz w:val="24"/>
              <w:szCs w:val="24"/>
            </w:rPr>
          </w:pPr>
          <w:r w:rsidDel="00000000" w:rsidR="00000000" w:rsidRPr="00000000">
            <w:fldChar w:fldCharType="end"/>
          </w:r>
          <w:hyperlink w:anchor="_heading=h.vtrbeh4lhvn2">
            <w:r w:rsidDel="00000000" w:rsidR="00000000" w:rsidRPr="00000000">
              <w:rPr>
                <w:b w:val="1"/>
                <w:color w:val="000000"/>
                <w:sz w:val="24"/>
                <w:szCs w:val="24"/>
                <w:rtl w:val="0"/>
              </w:rPr>
              <w:t xml:space="preserve">Apêndices</w:t>
            </w:r>
          </w:hyperlink>
          <w:r w:rsidDel="00000000" w:rsidR="00000000" w:rsidRPr="00000000">
            <w:rPr>
              <w:b w:val="1"/>
              <w:color w:val="000000"/>
              <w:sz w:val="24"/>
              <w:szCs w:val="24"/>
              <w:rtl w:val="0"/>
            </w:rPr>
            <w:tab/>
          </w:r>
          <w:r w:rsidDel="00000000" w:rsidR="00000000" w:rsidRPr="00000000">
            <w:fldChar w:fldCharType="begin"/>
            <w:instrText xml:space="preserve"> PAGEREF _heading=h.vtrbeh4lhvn2 \h </w:instrText>
            <w:fldChar w:fldCharType="separate"/>
          </w:r>
          <w:r w:rsidDel="00000000" w:rsidR="00000000" w:rsidRPr="00000000">
            <w:rPr>
              <w:rtl w:val="0"/>
            </w:rPr>
            <w:t xml:space="preserve">58</w:t>
          </w:r>
          <w:r w:rsidDel="00000000" w:rsidR="00000000" w:rsidRPr="00000000">
            <w:fldChar w:fldCharType="begin"/>
            <w:instrText xml:space="preserve"> HYPERLINK \l "_heading=h.vtrbeh4lhvn2"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Style w:val="Heading2"/>
            <w:tabs>
              <w:tab w:val="right" w:pos="9644"/>
            </w:tabs>
            <w:spacing w:before="60" w:line="240" w:lineRule="auto"/>
            <w:ind w:left="360" w:firstLine="0"/>
            <w:jc w:val="both"/>
            <w:rPr>
              <w:b w:val="1"/>
              <w:color w:val="000000"/>
              <w:sz w:val="24"/>
              <w:szCs w:val="24"/>
            </w:rPr>
          </w:pPr>
          <w:r w:rsidDel="00000000" w:rsidR="00000000" w:rsidRPr="00000000">
            <w:fldChar w:fldCharType="end"/>
          </w:r>
          <w:r w:rsidDel="00000000" w:rsidR="00000000" w:rsidRPr="00000000">
            <w:rPr>
              <w:b w:val="1"/>
              <w:sz w:val="24"/>
              <w:szCs w:val="24"/>
              <w:rtl w:val="0"/>
            </w:rPr>
            <w:t xml:space="preserve">A. Reunião 30.09.2020</w:t>
          </w:r>
          <w:r w:rsidDel="00000000" w:rsidR="00000000" w:rsidRPr="00000000">
            <w:rPr>
              <w:b w:val="1"/>
              <w:color w:val="000000"/>
              <w:sz w:val="24"/>
              <w:szCs w:val="24"/>
              <w:rtl w:val="0"/>
            </w:rPr>
            <w:tab/>
          </w:r>
          <w:r w:rsidDel="00000000" w:rsidR="00000000" w:rsidRPr="00000000">
            <w:fldChar w:fldCharType="begin"/>
            <w:instrText xml:space="preserve"> PAGEREF _heading=h.yhamipr4ez62 \h </w:instrText>
            <w:fldChar w:fldCharType="separate"/>
          </w:r>
          <w:r w:rsidDel="00000000" w:rsidR="00000000" w:rsidRPr="00000000">
            <w:rPr>
              <w:rtl w:val="0"/>
            </w:rPr>
            <w:t xml:space="preserve">58</w:t>
          </w:r>
          <w:r w:rsidDel="00000000" w:rsidR="00000000" w:rsidRPr="00000000">
            <w:fldChar w:fldCharType="begin"/>
            <w:instrText xml:space="preserve"> HYPERLINK \l "_heading=h.yhamipr4ez62"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4"/>
            </w:tabs>
            <w:spacing w:after="80" w:before="60" w:line="240" w:lineRule="auto"/>
            <w:ind w:left="360" w:firstLine="0"/>
            <w:rPr>
              <w:b w:val="1"/>
              <w:color w:val="000000"/>
              <w:sz w:val="24"/>
              <w:szCs w:val="24"/>
            </w:rPr>
          </w:pPr>
          <w:r w:rsidDel="00000000" w:rsidR="00000000" w:rsidRPr="00000000">
            <w:fldChar w:fldCharType="end"/>
          </w:r>
          <w:hyperlink w:anchor="_heading=h.1pokw4se2v1v">
            <w:r w:rsidDel="00000000" w:rsidR="00000000" w:rsidRPr="00000000">
              <w:rPr>
                <w:b w:val="1"/>
                <w:color w:val="000000"/>
                <w:sz w:val="24"/>
                <w:szCs w:val="24"/>
                <w:rtl w:val="0"/>
              </w:rPr>
              <w:t xml:space="preserve">B. Análise de Documentos de levantamento de requisitos</w:t>
            </w:r>
          </w:hyperlink>
          <w:r w:rsidDel="00000000" w:rsidR="00000000" w:rsidRPr="00000000">
            <w:rPr>
              <w:b w:val="1"/>
              <w:color w:val="000000"/>
              <w:sz w:val="24"/>
              <w:szCs w:val="24"/>
              <w:rtl w:val="0"/>
            </w:rPr>
            <w:tab/>
          </w:r>
          <w:r w:rsidDel="00000000" w:rsidR="00000000" w:rsidRPr="00000000">
            <w:fldChar w:fldCharType="begin"/>
            <w:instrText xml:space="preserve"> PAGEREF _heading=h.1pokw4se2v1v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sectPr>
          <w:type w:val="continuous"/>
          <w:pgSz w:h="16838" w:w="11906" w:orient="portrait"/>
          <w:pgMar w:bottom="1133" w:top="1133" w:left="1133" w:right="1133" w:header="720" w:footer="720"/>
        </w:sectPr>
      </w:pPr>
      <w:r w:rsidDel="00000000" w:rsidR="00000000" w:rsidRPr="00000000">
        <w:rPr>
          <w:rtl w:val="0"/>
        </w:rPr>
      </w:r>
    </w:p>
    <w:p w:rsidR="00000000" w:rsidDel="00000000" w:rsidP="00000000" w:rsidRDefault="00000000" w:rsidRPr="00000000" w14:paraId="0000006D">
      <w:pPr>
        <w:pStyle w:val="Heading1"/>
        <w:ind w:firstLine="720"/>
        <w:rPr/>
      </w:pPr>
      <w:bookmarkStart w:colFirst="0" w:colLast="0" w:name="_heading=h.gjdgxs" w:id="2"/>
      <w:bookmarkEnd w:id="2"/>
      <w:r w:rsidDel="00000000" w:rsidR="00000000" w:rsidRPr="00000000">
        <w:rPr>
          <w:rtl w:val="0"/>
        </w:rPr>
        <w:t xml:space="preserve">Histórico de Revisão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line="360" w:lineRule="auto"/>
        <w:ind w:firstLine="709"/>
        <w:jc w:val="both"/>
        <w:rPr>
          <w:sz w:val="24"/>
          <w:szCs w:val="24"/>
        </w:rPr>
      </w:pPr>
      <w:r w:rsidDel="00000000" w:rsidR="00000000" w:rsidRPr="00000000">
        <w:rPr>
          <w:sz w:val="24"/>
          <w:szCs w:val="24"/>
          <w:rtl w:val="0"/>
        </w:rPr>
        <w:t xml:space="preserve">Anthonny Max - Inicialização do documento </w:t>
      </w:r>
    </w:p>
    <w:p w:rsidR="00000000" w:rsidDel="00000000" w:rsidP="00000000" w:rsidRDefault="00000000" w:rsidRPr="00000000" w14:paraId="00000070">
      <w:pPr>
        <w:spacing w:line="360" w:lineRule="auto"/>
        <w:ind w:firstLine="709"/>
        <w:jc w:val="both"/>
        <w:rPr>
          <w:sz w:val="24"/>
          <w:szCs w:val="24"/>
        </w:rPr>
      </w:pPr>
      <w:r w:rsidDel="00000000" w:rsidR="00000000" w:rsidRPr="00000000">
        <w:rPr>
          <w:sz w:val="24"/>
          <w:szCs w:val="24"/>
          <w:rtl w:val="0"/>
        </w:rPr>
        <w:t xml:space="preserve">Anthonny Max - Criação dos Requisitos de Usuários  </w:t>
      </w:r>
    </w:p>
    <w:p w:rsidR="00000000" w:rsidDel="00000000" w:rsidP="00000000" w:rsidRDefault="00000000" w:rsidRPr="00000000" w14:paraId="00000071">
      <w:pPr>
        <w:spacing w:line="360" w:lineRule="auto"/>
        <w:ind w:firstLine="709"/>
        <w:jc w:val="both"/>
        <w:rPr>
          <w:sz w:val="24"/>
          <w:szCs w:val="24"/>
        </w:rPr>
      </w:pPr>
      <w:r w:rsidDel="00000000" w:rsidR="00000000" w:rsidRPr="00000000">
        <w:rPr>
          <w:sz w:val="24"/>
          <w:szCs w:val="24"/>
          <w:rtl w:val="0"/>
        </w:rPr>
        <w:t xml:space="preserve">Anthonny Max - Criação dos Requisitos Funcionais, Diagrama de Caso de Uso, Caso de Uso descrito, Prototipação de Tela </w:t>
      </w:r>
    </w:p>
    <w:p w:rsidR="00000000" w:rsidDel="00000000" w:rsidP="00000000" w:rsidRDefault="00000000" w:rsidRPr="00000000" w14:paraId="00000072">
      <w:pPr>
        <w:spacing w:line="360" w:lineRule="auto"/>
        <w:ind w:firstLine="709"/>
        <w:jc w:val="both"/>
        <w:rPr>
          <w:sz w:val="24"/>
          <w:szCs w:val="24"/>
        </w:rPr>
      </w:pPr>
      <w:r w:rsidDel="00000000" w:rsidR="00000000" w:rsidRPr="00000000">
        <w:rPr>
          <w:sz w:val="24"/>
          <w:szCs w:val="24"/>
          <w:rtl w:val="0"/>
        </w:rPr>
        <w:t xml:space="preserve">Anthonny Max – Criação dos Requisitos de Qualidade e Descrição de Dados do Sistema</w:t>
      </w:r>
    </w:p>
    <w:p w:rsidR="00000000" w:rsidDel="00000000" w:rsidP="00000000" w:rsidRDefault="00000000" w:rsidRPr="00000000" w14:paraId="00000073">
      <w:pPr>
        <w:spacing w:line="360" w:lineRule="auto"/>
        <w:ind w:firstLine="709"/>
        <w:jc w:val="both"/>
        <w:rPr>
          <w:sz w:val="24"/>
          <w:szCs w:val="24"/>
        </w:rPr>
      </w:pPr>
      <w:r w:rsidDel="00000000" w:rsidR="00000000" w:rsidRPr="00000000">
        <w:rPr>
          <w:sz w:val="24"/>
          <w:szCs w:val="24"/>
          <w:rtl w:val="0"/>
        </w:rPr>
        <w:t xml:space="preserve">Anthonny Max / Edivan Carvalho / Anisberto Reis - Criação do Diagrama de Classes e revisão da documentação.</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1"/>
        <w:ind w:firstLine="720"/>
        <w:rPr/>
      </w:pPr>
      <w:bookmarkStart w:colFirst="0" w:colLast="0" w:name="_heading=h.30j0zll" w:id="3"/>
      <w:bookmarkEnd w:id="3"/>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ind w:firstLine="720"/>
        <w:rPr/>
      </w:pPr>
      <w:bookmarkStart w:colFirst="0" w:colLast="0" w:name="_heading=h.vh8w5xrsrutk" w:id="4"/>
      <w:bookmarkEnd w:id="4"/>
      <w:r w:rsidDel="00000000" w:rsidR="00000000" w:rsidRPr="00000000">
        <w:rPr>
          <w:rtl w:val="0"/>
        </w:rPr>
        <w:t xml:space="preserve">Introdução</w:t>
      </w:r>
    </w:p>
    <w:p w:rsidR="00000000" w:rsidDel="00000000" w:rsidP="00000000" w:rsidRDefault="00000000" w:rsidRPr="00000000" w14:paraId="00000077">
      <w:pPr>
        <w:spacing w:line="360" w:lineRule="auto"/>
        <w:jc w:val="both"/>
        <w:rPr>
          <w:i w:val="1"/>
          <w:color w:val="ff0000"/>
          <w:sz w:val="24"/>
          <w:szCs w:val="24"/>
        </w:rPr>
      </w:pPr>
      <w:r w:rsidDel="00000000" w:rsidR="00000000" w:rsidRPr="00000000">
        <w:rPr>
          <w:rtl w:val="0"/>
        </w:rPr>
      </w:r>
    </w:p>
    <w:p w:rsidR="00000000" w:rsidDel="00000000" w:rsidP="00000000" w:rsidRDefault="00000000" w:rsidRPr="00000000" w14:paraId="00000078">
      <w:pPr>
        <w:spacing w:line="360" w:lineRule="auto"/>
        <w:ind w:firstLine="709"/>
        <w:jc w:val="both"/>
        <w:rPr>
          <w:i w:val="1"/>
          <w:color w:val="ff0000"/>
          <w:sz w:val="24"/>
          <w:szCs w:val="24"/>
        </w:rPr>
      </w:pPr>
      <w:r w:rsidDel="00000000" w:rsidR="00000000" w:rsidRPr="00000000">
        <w:rPr>
          <w:sz w:val="24"/>
          <w:szCs w:val="24"/>
          <w:rtl w:val="0"/>
        </w:rPr>
        <w:t xml:space="preserve">Este documento destina-se aos clientes, engenheiros e gerentes envolvidos no desenvolvimento do sistema, doravante referido apenas como SGLV. O propósito deste documento é apresentar a descrição dos serviços e funções que o sistema a ser desenvolvido deve prover, bem como as suas restrições de operação e propriedades gerais, a fim de ilustrar uma descrição detalhada do sistema para um auxílio durante as etapas de análise, projeto e testes. </w:t>
      </w:r>
      <w:r w:rsidDel="00000000" w:rsidR="00000000" w:rsidRPr="00000000">
        <w:rPr>
          <w:rtl w:val="0"/>
        </w:rPr>
      </w:r>
    </w:p>
    <w:p w:rsidR="00000000" w:rsidDel="00000000" w:rsidP="00000000" w:rsidRDefault="00000000" w:rsidRPr="00000000" w14:paraId="00000079">
      <w:pPr>
        <w:pStyle w:val="Heading2"/>
        <w:ind w:firstLine="720"/>
        <w:rPr/>
      </w:pPr>
      <w:bookmarkStart w:colFirst="0" w:colLast="0" w:name="_heading=h.1fob9te" w:id="5"/>
      <w:bookmarkEnd w:id="5"/>
      <w:r w:rsidDel="00000000" w:rsidR="00000000" w:rsidRPr="00000000">
        <w:rPr>
          <w:rtl w:val="0"/>
        </w:rPr>
        <w:t xml:space="preserve">Objetivo Geral</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360" w:lineRule="auto"/>
        <w:ind w:firstLine="709"/>
        <w:jc w:val="both"/>
        <w:rPr>
          <w:color w:val="000000"/>
          <w:sz w:val="24"/>
          <w:szCs w:val="24"/>
        </w:rPr>
      </w:pPr>
      <w:r w:rsidDel="00000000" w:rsidR="00000000" w:rsidRPr="00000000">
        <w:rPr>
          <w:sz w:val="24"/>
          <w:szCs w:val="24"/>
          <w:rtl w:val="0"/>
        </w:rPr>
        <w:t xml:space="preserve">O documento especifica todos os requisitos funcionais e não funcionais do sistema e foi preparado levando-se em conta as funcionalidades levantadas durante a fase de concepção do sistema com Reuniões e Entrevistas no decorrer do projeto.</w:t>
      </w:r>
      <w:r w:rsidDel="00000000" w:rsidR="00000000" w:rsidRPr="00000000">
        <w:rPr>
          <w:rtl w:val="0"/>
        </w:rPr>
      </w:r>
    </w:p>
    <w:p w:rsidR="00000000" w:rsidDel="00000000" w:rsidP="00000000" w:rsidRDefault="00000000" w:rsidRPr="00000000" w14:paraId="0000007C">
      <w:pPr>
        <w:pStyle w:val="Heading2"/>
        <w:ind w:firstLine="720"/>
        <w:rPr/>
      </w:pPr>
      <w:bookmarkStart w:colFirst="0" w:colLast="0" w:name="_heading=h.3znysh7" w:id="6"/>
      <w:bookmarkEnd w:id="6"/>
      <w:r w:rsidDel="00000000" w:rsidR="00000000" w:rsidRPr="00000000">
        <w:rPr>
          <w:rtl w:val="0"/>
        </w:rPr>
        <w:t xml:space="preserve">Objetivo Específico (escopo)</w:t>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120" w:before="360" w:lineRule="auto"/>
        <w:ind w:firstLine="720"/>
        <w:rPr>
          <w:sz w:val="32"/>
          <w:szCs w:val="32"/>
        </w:rPr>
      </w:pPr>
      <w:bookmarkStart w:colFirst="0" w:colLast="0" w:name="_heading=h.smju7bi53sfd" w:id="7"/>
      <w:bookmarkEnd w:id="7"/>
      <w:r w:rsidDel="00000000" w:rsidR="00000000" w:rsidRPr="00000000">
        <w:rPr>
          <w:rtl w:val="0"/>
        </w:rPr>
      </w:r>
    </w:p>
    <w:p w:rsidR="00000000" w:rsidDel="00000000" w:rsidP="00000000" w:rsidRDefault="00000000" w:rsidRPr="00000000" w14:paraId="0000007E">
      <w:pPr>
        <w:numPr>
          <w:ilvl w:val="0"/>
          <w:numId w:val="2"/>
        </w:numPr>
        <w:spacing w:line="360" w:lineRule="auto"/>
        <w:ind w:left="1440" w:hanging="360"/>
        <w:jc w:val="both"/>
        <w:rPr>
          <w:sz w:val="24"/>
          <w:szCs w:val="24"/>
        </w:rPr>
      </w:pPr>
      <w:r w:rsidDel="00000000" w:rsidR="00000000" w:rsidRPr="00000000">
        <w:rPr>
          <w:sz w:val="24"/>
          <w:szCs w:val="24"/>
          <w:rtl w:val="0"/>
        </w:rPr>
        <w:t xml:space="preserve">Locação Fácil - software para gerenciamento de locadora de veículos.</w:t>
      </w:r>
    </w:p>
    <w:p w:rsidR="00000000" w:rsidDel="00000000" w:rsidP="00000000" w:rsidRDefault="00000000" w:rsidRPr="00000000" w14:paraId="0000007F">
      <w:pPr>
        <w:numPr>
          <w:ilvl w:val="0"/>
          <w:numId w:val="2"/>
        </w:numPr>
        <w:spacing w:line="360" w:lineRule="auto"/>
        <w:ind w:left="1440" w:hanging="360"/>
        <w:jc w:val="both"/>
        <w:rPr>
          <w:sz w:val="24"/>
          <w:szCs w:val="24"/>
        </w:rPr>
      </w:pPr>
      <w:r w:rsidDel="00000000" w:rsidR="00000000" w:rsidRPr="00000000">
        <w:rPr>
          <w:sz w:val="24"/>
          <w:szCs w:val="24"/>
          <w:rtl w:val="0"/>
        </w:rPr>
        <w:t xml:space="preserve">Controle de Veículos e controle de Locações de veículos.</w:t>
      </w:r>
    </w:p>
    <w:p w:rsidR="00000000" w:rsidDel="00000000" w:rsidP="00000000" w:rsidRDefault="00000000" w:rsidRPr="00000000" w14:paraId="00000080">
      <w:pPr>
        <w:numPr>
          <w:ilvl w:val="0"/>
          <w:numId w:val="2"/>
        </w:numPr>
        <w:spacing w:line="360" w:lineRule="auto"/>
        <w:ind w:left="1440" w:hanging="360"/>
        <w:jc w:val="both"/>
        <w:rPr>
          <w:sz w:val="24"/>
          <w:szCs w:val="24"/>
        </w:rPr>
      </w:pPr>
      <w:r w:rsidDel="00000000" w:rsidR="00000000" w:rsidRPr="00000000">
        <w:rPr>
          <w:sz w:val="24"/>
          <w:szCs w:val="24"/>
          <w:rtl w:val="0"/>
        </w:rPr>
        <w:t xml:space="preserve">O Software veio para aperfeiçoar o trabalho de locação de veículos, com ele é possível cadastrar os veículos, cadastrar os clientes, cadastrar motorista caso cliente não tenha CNH, realizar reserva de veículos, verificar se veículos esta disponível e seus detalhes como marca modelo ano e realizar a separação da multa de transito ficando os pontos para o motorista e o valor para o cliente que fez a locação. </w:t>
      </w:r>
    </w:p>
    <w:p w:rsidR="00000000" w:rsidDel="00000000" w:rsidP="00000000" w:rsidRDefault="00000000" w:rsidRPr="00000000" w14:paraId="00000081">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82">
      <w:pPr>
        <w:pStyle w:val="Heading2"/>
        <w:rPr/>
      </w:pPr>
      <w:bookmarkStart w:colFirst="0" w:colLast="0" w:name="_heading=h.tyjcwt" w:id="8"/>
      <w:bookmarkEnd w:id="8"/>
      <w:r w:rsidDel="00000000" w:rsidR="00000000" w:rsidRPr="00000000">
        <w:rPr>
          <w:rtl w:val="0"/>
        </w:rPr>
        <w:t xml:space="preserve">Definições, Siglas e Abreviações</w:t>
      </w:r>
    </w:p>
    <w:p w:rsidR="00000000" w:rsidDel="00000000" w:rsidP="00000000" w:rsidRDefault="00000000" w:rsidRPr="00000000" w14:paraId="00000083">
      <w:pPr>
        <w:tabs>
          <w:tab w:val="left" w:pos="1985"/>
        </w:tabs>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84">
      <w:pPr>
        <w:tabs>
          <w:tab w:val="left" w:pos="1985"/>
        </w:tabs>
        <w:spacing w:line="360" w:lineRule="auto"/>
        <w:ind w:left="2705" w:hanging="1324"/>
        <w:jc w:val="both"/>
        <w:rPr>
          <w:sz w:val="24"/>
          <w:szCs w:val="24"/>
        </w:rPr>
      </w:pPr>
      <w:r w:rsidDel="00000000" w:rsidR="00000000" w:rsidRPr="00000000">
        <w:rPr>
          <w:sz w:val="24"/>
          <w:szCs w:val="24"/>
          <w:rtl w:val="0"/>
        </w:rPr>
        <w:t xml:space="preserve">ERS</w:t>
        <w:tab/>
        <w:tab/>
        <w:t xml:space="preserve">Especificação de Requisitos de Software;</w:t>
      </w:r>
    </w:p>
    <w:p w:rsidR="00000000" w:rsidDel="00000000" w:rsidP="00000000" w:rsidRDefault="00000000" w:rsidRPr="00000000" w14:paraId="00000085">
      <w:pPr>
        <w:tabs>
          <w:tab w:val="left" w:pos="1985"/>
        </w:tabs>
        <w:spacing w:line="360" w:lineRule="auto"/>
        <w:ind w:left="2705" w:hanging="1324"/>
        <w:jc w:val="both"/>
        <w:rPr>
          <w:sz w:val="24"/>
          <w:szCs w:val="24"/>
        </w:rPr>
      </w:pPr>
      <w:r w:rsidDel="00000000" w:rsidR="00000000" w:rsidRPr="00000000">
        <w:rPr>
          <w:sz w:val="24"/>
          <w:szCs w:val="24"/>
          <w:rtl w:val="0"/>
        </w:rPr>
        <w:t xml:space="preserve">IEEE</w:t>
        <w:tab/>
        <w:tab/>
        <w:t xml:space="preserve">Institute of Electrical and Electronic Engineers</w:t>
      </w:r>
    </w:p>
    <w:p w:rsidR="00000000" w:rsidDel="00000000" w:rsidP="00000000" w:rsidRDefault="00000000" w:rsidRPr="00000000" w14:paraId="00000086">
      <w:pPr>
        <w:tabs>
          <w:tab w:val="left" w:pos="1985"/>
        </w:tabs>
        <w:spacing w:line="360" w:lineRule="auto"/>
        <w:ind w:left="2705" w:hanging="1324"/>
        <w:jc w:val="both"/>
        <w:rPr>
          <w:sz w:val="24"/>
          <w:szCs w:val="24"/>
        </w:rPr>
      </w:pPr>
      <w:r w:rsidDel="00000000" w:rsidR="00000000" w:rsidRPr="00000000">
        <w:rPr>
          <w:sz w:val="24"/>
          <w:szCs w:val="24"/>
          <w:rtl w:val="0"/>
        </w:rPr>
        <w:t xml:space="preserve">RD</w:t>
        <w:tab/>
        <w:tab/>
        <w:t xml:space="preserve">Regra de Domínio</w:t>
      </w:r>
    </w:p>
    <w:p w:rsidR="00000000" w:rsidDel="00000000" w:rsidP="00000000" w:rsidRDefault="00000000" w:rsidRPr="00000000" w14:paraId="00000087">
      <w:pPr>
        <w:tabs>
          <w:tab w:val="left" w:pos="1985"/>
        </w:tabs>
        <w:spacing w:line="360" w:lineRule="auto"/>
        <w:ind w:left="2705" w:hanging="1324"/>
        <w:jc w:val="both"/>
        <w:rPr>
          <w:sz w:val="24"/>
          <w:szCs w:val="24"/>
        </w:rPr>
      </w:pPr>
      <w:r w:rsidDel="00000000" w:rsidR="00000000" w:rsidRPr="00000000">
        <w:rPr>
          <w:sz w:val="24"/>
          <w:szCs w:val="24"/>
          <w:rtl w:val="0"/>
        </w:rPr>
        <w:t xml:space="preserve">RU</w:t>
        <w:tab/>
        <w:tab/>
        <w:t xml:space="preserve">Requisitos de usuário</w:t>
      </w:r>
    </w:p>
    <w:p w:rsidR="00000000" w:rsidDel="00000000" w:rsidP="00000000" w:rsidRDefault="00000000" w:rsidRPr="00000000" w14:paraId="00000088">
      <w:pPr>
        <w:tabs>
          <w:tab w:val="left" w:pos="1985"/>
        </w:tabs>
        <w:spacing w:line="360" w:lineRule="auto"/>
        <w:ind w:left="2705" w:hanging="1324"/>
        <w:jc w:val="both"/>
        <w:rPr>
          <w:sz w:val="24"/>
          <w:szCs w:val="24"/>
        </w:rPr>
      </w:pPr>
      <w:r w:rsidDel="00000000" w:rsidR="00000000" w:rsidRPr="00000000">
        <w:rPr>
          <w:sz w:val="24"/>
          <w:szCs w:val="24"/>
          <w:rtl w:val="0"/>
        </w:rPr>
        <w:t xml:space="preserve">RQ</w:t>
        <w:tab/>
        <w:tab/>
        <w:t xml:space="preserve">Requisitos de qualidade ou Não funcional</w:t>
      </w:r>
    </w:p>
    <w:p w:rsidR="00000000" w:rsidDel="00000000" w:rsidP="00000000" w:rsidRDefault="00000000" w:rsidRPr="00000000" w14:paraId="00000089">
      <w:pPr>
        <w:tabs>
          <w:tab w:val="left" w:pos="1985"/>
        </w:tabs>
        <w:spacing w:line="360" w:lineRule="auto"/>
        <w:ind w:left="2705" w:hanging="1324"/>
        <w:jc w:val="both"/>
        <w:rPr>
          <w:sz w:val="24"/>
          <w:szCs w:val="24"/>
        </w:rPr>
      </w:pPr>
      <w:r w:rsidDel="00000000" w:rsidR="00000000" w:rsidRPr="00000000">
        <w:rPr>
          <w:sz w:val="24"/>
          <w:szCs w:val="24"/>
          <w:rtl w:val="0"/>
        </w:rPr>
        <w:t xml:space="preserve">RF</w:t>
        <w:tab/>
        <w:tab/>
        <w:t xml:space="preserve">Requisitos Funcionais</w:t>
      </w:r>
    </w:p>
    <w:p w:rsidR="00000000" w:rsidDel="00000000" w:rsidP="00000000" w:rsidRDefault="00000000" w:rsidRPr="00000000" w14:paraId="0000008A">
      <w:pPr>
        <w:tabs>
          <w:tab w:val="left" w:pos="1985"/>
        </w:tabs>
        <w:spacing w:line="360" w:lineRule="auto"/>
        <w:ind w:left="2705" w:hanging="1324"/>
        <w:jc w:val="both"/>
        <w:rPr>
          <w:sz w:val="24"/>
          <w:szCs w:val="24"/>
        </w:rPr>
      </w:pPr>
      <w:r w:rsidDel="00000000" w:rsidR="00000000" w:rsidRPr="00000000">
        <w:rPr>
          <w:sz w:val="24"/>
          <w:szCs w:val="24"/>
          <w:rtl w:val="0"/>
        </w:rPr>
        <w:t xml:space="preserve">QF</w:t>
        <w:tab/>
        <w:tab/>
        <w:t xml:space="preserve">Requisitos funcionais</w:t>
      </w:r>
    </w:p>
    <w:p w:rsidR="00000000" w:rsidDel="00000000" w:rsidP="00000000" w:rsidRDefault="00000000" w:rsidRPr="00000000" w14:paraId="0000008B">
      <w:pPr>
        <w:tabs>
          <w:tab w:val="left" w:pos="1985"/>
        </w:tabs>
        <w:spacing w:line="360" w:lineRule="auto"/>
        <w:ind w:left="2705" w:hanging="1324"/>
        <w:jc w:val="both"/>
        <w:rPr>
          <w:sz w:val="24"/>
          <w:szCs w:val="24"/>
        </w:rPr>
      </w:pPr>
      <w:r w:rsidDel="00000000" w:rsidR="00000000" w:rsidRPr="00000000">
        <w:rPr>
          <w:sz w:val="24"/>
          <w:szCs w:val="24"/>
          <w:rtl w:val="0"/>
        </w:rPr>
        <w:t xml:space="preserve">DD</w:t>
        <w:tab/>
        <w:tab/>
        <w:t xml:space="preserve">Descrição dos dados da funcionalidade do sistema</w:t>
      </w:r>
    </w:p>
    <w:p w:rsidR="00000000" w:rsidDel="00000000" w:rsidP="00000000" w:rsidRDefault="00000000" w:rsidRPr="00000000" w14:paraId="0000008C">
      <w:pPr>
        <w:tabs>
          <w:tab w:val="left" w:pos="1985"/>
        </w:tabs>
        <w:spacing w:line="360" w:lineRule="auto"/>
        <w:ind w:left="2705" w:hanging="1324"/>
        <w:jc w:val="both"/>
        <w:rPr>
          <w:sz w:val="24"/>
          <w:szCs w:val="24"/>
        </w:rPr>
      </w:pPr>
      <w:r w:rsidDel="00000000" w:rsidR="00000000" w:rsidRPr="00000000">
        <w:rPr>
          <w:sz w:val="24"/>
          <w:szCs w:val="24"/>
          <w:rtl w:val="0"/>
        </w:rPr>
        <w:t xml:space="preserve">CSU</w:t>
        <w:tab/>
        <w:tab/>
        <w:t xml:space="preserve">Casos de Uso</w:t>
      </w:r>
    </w:p>
    <w:p w:rsidR="00000000" w:rsidDel="00000000" w:rsidP="00000000" w:rsidRDefault="00000000" w:rsidRPr="00000000" w14:paraId="0000008D">
      <w:pPr>
        <w:tabs>
          <w:tab w:val="left" w:pos="1080"/>
        </w:tabs>
        <w:spacing w:line="360" w:lineRule="auto"/>
        <w:jc w:val="both"/>
        <w:rPr>
          <w:color w:val="000000"/>
          <w:sz w:val="24"/>
          <w:szCs w:val="24"/>
        </w:rPr>
      </w:pPr>
      <w:r w:rsidDel="00000000" w:rsidR="00000000" w:rsidRPr="00000000">
        <w:rPr>
          <w:rtl w:val="0"/>
        </w:rPr>
      </w:r>
    </w:p>
    <w:p w:rsidR="00000000" w:rsidDel="00000000" w:rsidP="00000000" w:rsidRDefault="00000000" w:rsidRPr="00000000" w14:paraId="0000008E">
      <w:pPr>
        <w:pStyle w:val="Heading2"/>
        <w:rPr/>
      </w:pPr>
      <w:bookmarkStart w:colFirst="0" w:colLast="0" w:name="_heading=h.3dy6vkm" w:id="9"/>
      <w:bookmarkEnd w:id="9"/>
      <w:r w:rsidDel="00000000" w:rsidR="00000000" w:rsidRPr="00000000">
        <w:rPr>
          <w:rtl w:val="0"/>
        </w:rPr>
        <w:t xml:space="preserve">Referências</w:t>
      </w:r>
    </w:p>
    <w:p w:rsidR="00000000" w:rsidDel="00000000" w:rsidP="00000000" w:rsidRDefault="00000000" w:rsidRPr="00000000" w14:paraId="0000008F">
      <w:pPr>
        <w:tabs>
          <w:tab w:val="left" w:pos="1985"/>
        </w:tabs>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90">
      <w:pPr>
        <w:numPr>
          <w:ilvl w:val="0"/>
          <w:numId w:val="5"/>
        </w:numPr>
        <w:tabs>
          <w:tab w:val="left" w:pos="1080"/>
        </w:tabs>
        <w:spacing w:line="360" w:lineRule="auto"/>
        <w:ind w:left="1440" w:hanging="360"/>
        <w:jc w:val="both"/>
        <w:rPr>
          <w:sz w:val="24"/>
          <w:szCs w:val="24"/>
        </w:rPr>
      </w:pPr>
      <w:r w:rsidDel="00000000" w:rsidR="00000000" w:rsidRPr="00000000">
        <w:rPr>
          <w:sz w:val="24"/>
          <w:szCs w:val="24"/>
          <w:rtl w:val="0"/>
        </w:rPr>
        <w:t xml:space="preserve">IEEE Std 1016-1998, IEEE Recommended Practice for Software Design Descriptions.</w:t>
      </w:r>
    </w:p>
    <w:p w:rsidR="00000000" w:rsidDel="00000000" w:rsidP="00000000" w:rsidRDefault="00000000" w:rsidRPr="00000000" w14:paraId="00000091">
      <w:pPr>
        <w:numPr>
          <w:ilvl w:val="0"/>
          <w:numId w:val="5"/>
        </w:numPr>
        <w:tabs>
          <w:tab w:val="left" w:pos="1080"/>
        </w:tabs>
        <w:spacing w:line="360" w:lineRule="auto"/>
        <w:ind w:left="1440" w:hanging="360"/>
        <w:jc w:val="both"/>
        <w:rPr>
          <w:sz w:val="24"/>
          <w:szCs w:val="24"/>
        </w:rPr>
      </w:pPr>
      <w:r w:rsidDel="00000000" w:rsidR="00000000" w:rsidRPr="00000000">
        <w:rPr>
          <w:sz w:val="24"/>
          <w:szCs w:val="24"/>
          <w:rtl w:val="0"/>
        </w:rPr>
        <w:t xml:space="preserve">Fundamentos do desenho orientado a objeto com UML.</w:t>
      </w:r>
    </w:p>
    <w:p w:rsidR="00000000" w:rsidDel="00000000" w:rsidP="00000000" w:rsidRDefault="00000000" w:rsidRPr="00000000" w14:paraId="00000092">
      <w:pPr>
        <w:pStyle w:val="Heading2"/>
        <w:rPr/>
      </w:pPr>
      <w:bookmarkStart w:colFirst="0" w:colLast="0" w:name="_heading=h.1t3h5sf" w:id="10"/>
      <w:bookmarkEnd w:id="10"/>
      <w:r w:rsidDel="00000000" w:rsidR="00000000" w:rsidRPr="00000000">
        <w:rPr>
          <w:rtl w:val="0"/>
        </w:rPr>
        <w:t xml:space="preserve"> </w:t>
        <w:tab/>
        <w:t xml:space="preserve">Visão Geral</w:t>
      </w:r>
    </w:p>
    <w:p w:rsidR="00000000" w:rsidDel="00000000" w:rsidP="00000000" w:rsidRDefault="00000000" w:rsidRPr="00000000" w14:paraId="00000093">
      <w:pPr>
        <w:tabs>
          <w:tab w:val="left" w:pos="1985"/>
        </w:tabs>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94">
      <w:pPr>
        <w:tabs>
          <w:tab w:val="left" w:pos="1985"/>
        </w:tabs>
        <w:spacing w:line="360" w:lineRule="auto"/>
        <w:ind w:left="2705" w:hanging="1324"/>
        <w:jc w:val="both"/>
        <w:rPr>
          <w:sz w:val="24"/>
          <w:szCs w:val="24"/>
        </w:rPr>
      </w:pPr>
      <w:r w:rsidDel="00000000" w:rsidR="00000000" w:rsidRPr="00000000">
        <w:rPr>
          <w:sz w:val="24"/>
          <w:szCs w:val="24"/>
          <w:rtl w:val="0"/>
        </w:rPr>
        <w:t xml:space="preserve">Este documento está organizado da seguinte forma:</w:t>
      </w:r>
    </w:p>
    <w:p w:rsidR="00000000" w:rsidDel="00000000" w:rsidP="00000000" w:rsidRDefault="00000000" w:rsidRPr="00000000" w14:paraId="00000095">
      <w:pPr>
        <w:numPr>
          <w:ilvl w:val="0"/>
          <w:numId w:val="4"/>
        </w:numPr>
        <w:tabs>
          <w:tab w:val="left" w:pos="1985"/>
        </w:tabs>
        <w:spacing w:line="360" w:lineRule="auto"/>
        <w:ind w:left="1440" w:hanging="360"/>
        <w:jc w:val="both"/>
        <w:rPr>
          <w:sz w:val="24"/>
          <w:szCs w:val="24"/>
        </w:rPr>
      </w:pPr>
      <w:r w:rsidDel="00000000" w:rsidR="00000000" w:rsidRPr="00000000">
        <w:rPr>
          <w:sz w:val="24"/>
          <w:szCs w:val="24"/>
          <w:rtl w:val="0"/>
        </w:rPr>
        <w:t xml:space="preserve">A seção 1 apresentou uma introdução ao documento de requisitos e ao sistema sendo especificado;</w:t>
      </w:r>
    </w:p>
    <w:p w:rsidR="00000000" w:rsidDel="00000000" w:rsidP="00000000" w:rsidRDefault="00000000" w:rsidRPr="00000000" w14:paraId="00000096">
      <w:pPr>
        <w:numPr>
          <w:ilvl w:val="0"/>
          <w:numId w:val="4"/>
        </w:numPr>
        <w:tabs>
          <w:tab w:val="left" w:pos="1985"/>
        </w:tabs>
        <w:spacing w:line="360" w:lineRule="auto"/>
        <w:ind w:left="1440" w:hanging="360"/>
        <w:jc w:val="both"/>
        <w:rPr>
          <w:sz w:val="24"/>
          <w:szCs w:val="24"/>
        </w:rPr>
      </w:pPr>
      <w:r w:rsidDel="00000000" w:rsidR="00000000" w:rsidRPr="00000000">
        <w:rPr>
          <w:sz w:val="24"/>
          <w:szCs w:val="24"/>
          <w:rtl w:val="0"/>
        </w:rPr>
        <w:t xml:space="preserve">A seção 2 apresenta uma descrição geral do sistema.</w:t>
      </w:r>
    </w:p>
    <w:p w:rsidR="00000000" w:rsidDel="00000000" w:rsidP="00000000" w:rsidRDefault="00000000" w:rsidRPr="00000000" w14:paraId="00000097">
      <w:pPr>
        <w:numPr>
          <w:ilvl w:val="0"/>
          <w:numId w:val="4"/>
        </w:numPr>
        <w:tabs>
          <w:tab w:val="left" w:pos="1985"/>
        </w:tabs>
        <w:spacing w:line="360" w:lineRule="auto"/>
        <w:ind w:left="1440" w:hanging="360"/>
        <w:jc w:val="both"/>
        <w:rPr>
          <w:sz w:val="24"/>
          <w:szCs w:val="24"/>
        </w:rPr>
      </w:pPr>
      <w:r w:rsidDel="00000000" w:rsidR="00000000" w:rsidRPr="00000000">
        <w:rPr>
          <w:sz w:val="24"/>
          <w:szCs w:val="24"/>
          <w:rtl w:val="0"/>
        </w:rPr>
        <w:t xml:space="preserve">A seção 3 apresenta as definições dos requisitos funcionais e não-funcionais do sistema;</w:t>
      </w:r>
    </w:p>
    <w:p w:rsidR="00000000" w:rsidDel="00000000" w:rsidP="00000000" w:rsidRDefault="00000000" w:rsidRPr="00000000" w14:paraId="00000098">
      <w:pPr>
        <w:numPr>
          <w:ilvl w:val="0"/>
          <w:numId w:val="4"/>
        </w:numPr>
        <w:tabs>
          <w:tab w:val="left" w:pos="1985"/>
        </w:tabs>
        <w:spacing w:line="360" w:lineRule="auto"/>
        <w:ind w:left="1440" w:hanging="360"/>
        <w:jc w:val="both"/>
        <w:rPr>
          <w:sz w:val="24"/>
          <w:szCs w:val="24"/>
        </w:rPr>
      </w:pPr>
      <w:r w:rsidDel="00000000" w:rsidR="00000000" w:rsidRPr="00000000">
        <w:rPr>
          <w:sz w:val="24"/>
          <w:szCs w:val="24"/>
          <w:rtl w:val="0"/>
        </w:rPr>
        <w:t xml:space="preserve">A seção 4 apresenta o diagrama de casos de uso do sistema, bem como as descrições dos casos de uso definidos;</w:t>
      </w:r>
    </w:p>
    <w:p w:rsidR="00000000" w:rsidDel="00000000" w:rsidP="00000000" w:rsidRDefault="00000000" w:rsidRPr="00000000" w14:paraId="00000099">
      <w:pPr>
        <w:tabs>
          <w:tab w:val="left" w:pos="1985"/>
        </w:tabs>
        <w:spacing w:line="360" w:lineRule="auto"/>
        <w:ind w:left="2705" w:hanging="1324"/>
        <w:jc w:val="both"/>
        <w:rPr>
          <w:sz w:val="24"/>
          <w:szCs w:val="24"/>
        </w:rPr>
      </w:pPr>
      <w:r w:rsidDel="00000000" w:rsidR="00000000" w:rsidRPr="00000000">
        <w:rPr>
          <w:rtl w:val="0"/>
        </w:rPr>
      </w:r>
    </w:p>
    <w:p w:rsidR="00000000" w:rsidDel="00000000" w:rsidP="00000000" w:rsidRDefault="00000000" w:rsidRPr="00000000" w14:paraId="0000009A">
      <w:pPr>
        <w:pStyle w:val="Heading1"/>
        <w:rPr/>
      </w:pPr>
      <w:bookmarkStart w:colFirst="0" w:colLast="0" w:name="_heading=h.2s8eyo1" w:id="11"/>
      <w:bookmarkEnd w:id="11"/>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rPr/>
      </w:pPr>
      <w:bookmarkStart w:colFirst="0" w:colLast="0" w:name="_heading=h.oov526ln3xxq" w:id="12"/>
      <w:bookmarkEnd w:id="12"/>
      <w:r w:rsidDel="00000000" w:rsidR="00000000" w:rsidRPr="00000000">
        <w:rPr>
          <w:rtl w:val="0"/>
        </w:rPr>
        <w:t xml:space="preserve">Descrição Geral</w:t>
      </w:r>
    </w:p>
    <w:p w:rsidR="00000000" w:rsidDel="00000000" w:rsidP="00000000" w:rsidRDefault="00000000" w:rsidRPr="00000000" w14:paraId="0000009C">
      <w:pPr>
        <w:tabs>
          <w:tab w:val="left" w:pos="720"/>
        </w:tabs>
        <w:spacing w:line="36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9D">
      <w:pPr>
        <w:tabs>
          <w:tab w:val="left" w:pos="720"/>
        </w:tabs>
        <w:spacing w:line="360" w:lineRule="auto"/>
        <w:rPr>
          <w:color w:val="000000"/>
          <w:sz w:val="24"/>
          <w:szCs w:val="24"/>
        </w:rPr>
      </w:pPr>
      <w:r w:rsidDel="00000000" w:rsidR="00000000" w:rsidRPr="00000000">
        <w:rPr>
          <w:i w:val="1"/>
          <w:color w:val="ff0000"/>
          <w:sz w:val="24"/>
          <w:szCs w:val="24"/>
          <w:rtl w:val="0"/>
        </w:rPr>
        <w:tab/>
      </w:r>
      <w:r w:rsidDel="00000000" w:rsidR="00000000" w:rsidRPr="00000000">
        <w:rPr>
          <w:sz w:val="24"/>
          <w:szCs w:val="24"/>
          <w:rtl w:val="0"/>
        </w:rPr>
        <w:t xml:space="preserve">O sistema contém alguns fatores para sua utilização, onde é necessário ter um Administrador para ter acesso geral e ter um Funcionário para efetuar o cadastro dos veículos, clientes e realizar locação e reserva dos veículos.</w:t>
      </w:r>
      <w:r w:rsidDel="00000000" w:rsidR="00000000" w:rsidRPr="00000000">
        <w:rPr>
          <w:rtl w:val="0"/>
        </w:rPr>
      </w:r>
    </w:p>
    <w:p w:rsidR="00000000" w:rsidDel="00000000" w:rsidP="00000000" w:rsidRDefault="00000000" w:rsidRPr="00000000" w14:paraId="0000009E">
      <w:pPr>
        <w:pStyle w:val="Heading2"/>
        <w:ind w:firstLine="720"/>
        <w:rPr/>
      </w:pPr>
      <w:bookmarkStart w:colFirst="0" w:colLast="0" w:name="_heading=h.17dp8vu" w:id="13"/>
      <w:bookmarkEnd w:id="13"/>
      <w:r w:rsidDel="00000000" w:rsidR="00000000" w:rsidRPr="00000000">
        <w:rPr>
          <w:rtl w:val="0"/>
        </w:rPr>
        <w:t xml:space="preserve">Aspecto Geral do Produto</w:t>
      </w:r>
    </w:p>
    <w:p w:rsidR="00000000" w:rsidDel="00000000" w:rsidP="00000000" w:rsidRDefault="00000000" w:rsidRPr="00000000" w14:paraId="0000009F">
      <w:pPr>
        <w:tabs>
          <w:tab w:val="left" w:pos="0"/>
        </w:tabs>
        <w:spacing w:line="360" w:lineRule="auto"/>
        <w:ind w:firstLine="556"/>
        <w:jc w:val="both"/>
        <w:rPr>
          <w:b w:val="1"/>
          <w:color w:val="000000"/>
          <w:sz w:val="24"/>
          <w:szCs w:val="24"/>
        </w:rPr>
      </w:pPr>
      <w:r w:rsidDel="00000000" w:rsidR="00000000" w:rsidRPr="00000000">
        <w:rPr>
          <w:rtl w:val="0"/>
        </w:rPr>
      </w:r>
    </w:p>
    <w:p w:rsidR="00000000" w:rsidDel="00000000" w:rsidP="00000000" w:rsidRDefault="00000000" w:rsidRPr="00000000" w14:paraId="000000A0">
      <w:pPr>
        <w:spacing w:line="360" w:lineRule="auto"/>
        <w:ind w:left="20" w:firstLine="689"/>
        <w:jc w:val="both"/>
        <w:rPr>
          <w:sz w:val="24"/>
          <w:szCs w:val="24"/>
        </w:rPr>
      </w:pPr>
      <w:r w:rsidDel="00000000" w:rsidR="00000000" w:rsidRPr="00000000">
        <w:rPr>
          <w:sz w:val="24"/>
          <w:szCs w:val="24"/>
          <w:rtl w:val="0"/>
        </w:rPr>
        <w:t xml:space="preserve">O software será utilizado através de: um Computador, um Administrador, um Funcionário e um Cliente.</w:t>
      </w:r>
    </w:p>
    <w:p w:rsidR="00000000" w:rsidDel="00000000" w:rsidP="00000000" w:rsidRDefault="00000000" w:rsidRPr="00000000" w14:paraId="000000A1">
      <w:pPr>
        <w:pStyle w:val="Heading2"/>
        <w:ind w:firstLine="720"/>
        <w:rPr/>
      </w:pPr>
      <w:bookmarkStart w:colFirst="0" w:colLast="0" w:name="_heading=h.3rdcrjn" w:id="14"/>
      <w:bookmarkEnd w:id="14"/>
      <w:r w:rsidDel="00000000" w:rsidR="00000000" w:rsidRPr="00000000">
        <w:rPr>
          <w:rtl w:val="0"/>
        </w:rPr>
        <w:t xml:space="preserve">Interfaces do sistema</w:t>
      </w:r>
    </w:p>
    <w:p w:rsidR="00000000" w:rsidDel="00000000" w:rsidP="00000000" w:rsidRDefault="00000000" w:rsidRPr="00000000" w14:paraId="000000A2">
      <w:pPr>
        <w:spacing w:line="360" w:lineRule="auto"/>
        <w:ind w:left="20" w:firstLine="689"/>
        <w:jc w:val="both"/>
        <w:rPr>
          <w:b w:val="1"/>
          <w:sz w:val="24"/>
          <w:szCs w:val="24"/>
        </w:rPr>
      </w:pPr>
      <w:r w:rsidDel="00000000" w:rsidR="00000000" w:rsidRPr="00000000">
        <w:rPr>
          <w:rtl w:val="0"/>
        </w:rPr>
      </w:r>
    </w:p>
    <w:p w:rsidR="00000000" w:rsidDel="00000000" w:rsidP="00000000" w:rsidRDefault="00000000" w:rsidRPr="00000000" w14:paraId="000000A3">
      <w:pPr>
        <w:spacing w:line="360" w:lineRule="auto"/>
        <w:ind w:left="20" w:firstLine="689"/>
        <w:jc w:val="both"/>
        <w:rPr>
          <w:i w:val="1"/>
          <w:sz w:val="24"/>
          <w:szCs w:val="24"/>
        </w:rPr>
      </w:pPr>
      <w:r w:rsidDel="00000000" w:rsidR="00000000" w:rsidRPr="00000000">
        <w:rPr>
          <w:i w:val="1"/>
          <w:sz w:val="24"/>
          <w:szCs w:val="24"/>
          <w:rtl w:val="0"/>
        </w:rPr>
        <w:t xml:space="preserve">Interface do sistema e identificar a funcionalidade do software para aperfeiçoar os requisitos do sistema e a descrição da interface que se une ao sistema. </w:t>
      </w:r>
    </w:p>
    <w:p w:rsidR="00000000" w:rsidDel="00000000" w:rsidP="00000000" w:rsidRDefault="00000000" w:rsidRPr="00000000" w14:paraId="000000A4">
      <w:pPr>
        <w:spacing w:line="360" w:lineRule="auto"/>
        <w:ind w:left="20" w:firstLine="689"/>
        <w:jc w:val="both"/>
        <w:rPr>
          <w:b w:val="1"/>
          <w:sz w:val="24"/>
          <w:szCs w:val="24"/>
        </w:rPr>
      </w:pPr>
      <w:r w:rsidDel="00000000" w:rsidR="00000000" w:rsidRPr="00000000">
        <w:rPr>
          <w:rtl w:val="0"/>
        </w:rPr>
      </w:r>
    </w:p>
    <w:p w:rsidR="00000000" w:rsidDel="00000000" w:rsidP="00000000" w:rsidRDefault="00000000" w:rsidRPr="00000000" w14:paraId="000000A5">
      <w:pPr>
        <w:pStyle w:val="Heading3"/>
        <w:ind w:firstLine="720"/>
        <w:rPr/>
      </w:pPr>
      <w:bookmarkStart w:colFirst="0" w:colLast="0" w:name="_heading=h.26in1rg" w:id="15"/>
      <w:bookmarkEnd w:id="15"/>
      <w:r w:rsidDel="00000000" w:rsidR="00000000" w:rsidRPr="00000000">
        <w:rPr>
          <w:rtl w:val="0"/>
        </w:rPr>
        <w:t xml:space="preserve">Interfaces do usuário</w:t>
      </w:r>
    </w:p>
    <w:p w:rsidR="00000000" w:rsidDel="00000000" w:rsidP="00000000" w:rsidRDefault="00000000" w:rsidRPr="00000000" w14:paraId="000000A6">
      <w:pPr>
        <w:spacing w:line="360" w:lineRule="auto"/>
        <w:ind w:left="740" w:firstLine="689"/>
        <w:jc w:val="both"/>
        <w:rPr>
          <w:sz w:val="24"/>
          <w:szCs w:val="24"/>
        </w:rPr>
      </w:pPr>
      <w:r w:rsidDel="00000000" w:rsidR="00000000" w:rsidRPr="00000000">
        <w:rPr>
          <w:sz w:val="24"/>
          <w:szCs w:val="24"/>
          <w:rtl w:val="0"/>
        </w:rPr>
        <w:t xml:space="preserve">Formato mínimo de ecrã 800x600 pixels, necessário navegação pelos campos através da tecla “TAB” ou click do mouse</w:t>
      </w:r>
    </w:p>
    <w:p w:rsidR="00000000" w:rsidDel="00000000" w:rsidP="00000000" w:rsidRDefault="00000000" w:rsidRPr="00000000" w14:paraId="000000A7">
      <w:pPr>
        <w:pStyle w:val="Heading3"/>
        <w:ind w:firstLine="720"/>
        <w:rPr/>
      </w:pPr>
      <w:bookmarkStart w:colFirst="0" w:colLast="0" w:name="_heading=h.lnxbz9" w:id="16"/>
      <w:bookmarkEnd w:id="16"/>
      <w:r w:rsidDel="00000000" w:rsidR="00000000" w:rsidRPr="00000000">
        <w:rPr>
          <w:rtl w:val="0"/>
        </w:rPr>
        <w:t xml:space="preserve">Interfaces do hardware</w:t>
      </w:r>
    </w:p>
    <w:p w:rsidR="00000000" w:rsidDel="00000000" w:rsidP="00000000" w:rsidRDefault="00000000" w:rsidRPr="00000000" w14:paraId="000000A8">
      <w:pPr>
        <w:spacing w:line="360" w:lineRule="auto"/>
        <w:ind w:left="720" w:firstLine="720"/>
        <w:jc w:val="both"/>
        <w:rPr>
          <w:b w:val="1"/>
          <w:sz w:val="24"/>
          <w:szCs w:val="24"/>
        </w:rPr>
      </w:pPr>
      <w:r w:rsidDel="00000000" w:rsidR="00000000" w:rsidRPr="00000000">
        <w:rPr>
          <w:sz w:val="24"/>
          <w:szCs w:val="24"/>
          <w:rtl w:val="0"/>
        </w:rPr>
        <w:t xml:space="preserve">Para interação é necessário teclado, mouse e monitor mínimo 17'.</w:t>
      </w:r>
      <w:r w:rsidDel="00000000" w:rsidR="00000000" w:rsidRPr="00000000">
        <w:rPr>
          <w:b w:val="1"/>
          <w:sz w:val="24"/>
          <w:szCs w:val="24"/>
          <w:rtl w:val="0"/>
        </w:rPr>
        <w:tab/>
        <w:tab/>
      </w:r>
    </w:p>
    <w:p w:rsidR="00000000" w:rsidDel="00000000" w:rsidP="00000000" w:rsidRDefault="00000000" w:rsidRPr="00000000" w14:paraId="000000A9">
      <w:pPr>
        <w:pStyle w:val="Heading3"/>
        <w:ind w:firstLine="720"/>
        <w:rPr/>
      </w:pPr>
      <w:bookmarkStart w:colFirst="0" w:colLast="0" w:name="_heading=h.35nkun2" w:id="17"/>
      <w:bookmarkEnd w:id="17"/>
      <w:r w:rsidDel="00000000" w:rsidR="00000000" w:rsidRPr="00000000">
        <w:rPr>
          <w:rtl w:val="0"/>
        </w:rPr>
        <w:t xml:space="preserve">Interfaces do software</w:t>
      </w:r>
    </w:p>
    <w:p w:rsidR="00000000" w:rsidDel="00000000" w:rsidP="00000000" w:rsidRDefault="00000000" w:rsidRPr="00000000" w14:paraId="000000AA">
      <w:pPr>
        <w:spacing w:line="360" w:lineRule="auto"/>
        <w:ind w:left="740" w:firstLine="689"/>
        <w:jc w:val="both"/>
        <w:rPr>
          <w:sz w:val="24"/>
          <w:szCs w:val="24"/>
        </w:rPr>
      </w:pPr>
      <w:r w:rsidDel="00000000" w:rsidR="00000000" w:rsidRPr="00000000">
        <w:rPr>
          <w:sz w:val="24"/>
          <w:szCs w:val="24"/>
          <w:rtl w:val="0"/>
        </w:rPr>
        <w:t xml:space="preserve">Necessário no mínimo sistema operacional windows 7 ou versão superior, linux ubuntu versão 18.04 ou superior, mac os sierra ou superior e Jre8. </w:t>
      </w:r>
    </w:p>
    <w:p w:rsidR="00000000" w:rsidDel="00000000" w:rsidP="00000000" w:rsidRDefault="00000000" w:rsidRPr="00000000" w14:paraId="000000AB">
      <w:pPr>
        <w:pStyle w:val="Heading3"/>
        <w:ind w:firstLine="720"/>
        <w:rPr/>
      </w:pPr>
      <w:bookmarkStart w:colFirst="0" w:colLast="0" w:name="_heading=h.1ksv4uv" w:id="18"/>
      <w:bookmarkEnd w:id="18"/>
      <w:r w:rsidDel="00000000" w:rsidR="00000000" w:rsidRPr="00000000">
        <w:rPr>
          <w:rtl w:val="0"/>
        </w:rPr>
        <w:t xml:space="preserve">Interfaces de comunicação</w:t>
      </w:r>
    </w:p>
    <w:p w:rsidR="00000000" w:rsidDel="00000000" w:rsidP="00000000" w:rsidRDefault="00000000" w:rsidRPr="00000000" w14:paraId="000000AC">
      <w:pPr>
        <w:spacing w:line="360" w:lineRule="auto"/>
        <w:ind w:left="740" w:firstLine="689"/>
        <w:jc w:val="both"/>
        <w:rPr>
          <w:b w:val="1"/>
          <w:sz w:val="24"/>
          <w:szCs w:val="24"/>
        </w:rPr>
      </w:pPr>
      <w:r w:rsidDel="00000000" w:rsidR="00000000" w:rsidRPr="00000000">
        <w:rPr>
          <w:sz w:val="24"/>
          <w:szCs w:val="24"/>
          <w:rtl w:val="0"/>
        </w:rPr>
        <w:t xml:space="preserve">Necessário sistema de arquivos ntfs ou ext4, os dados serão gravados no Banco de Dados (pgAdmin4).</w:t>
      </w:r>
      <w:r w:rsidDel="00000000" w:rsidR="00000000" w:rsidRPr="00000000">
        <w:rPr>
          <w:rtl w:val="0"/>
        </w:rPr>
      </w:r>
    </w:p>
    <w:p w:rsidR="00000000" w:rsidDel="00000000" w:rsidP="00000000" w:rsidRDefault="00000000" w:rsidRPr="00000000" w14:paraId="000000AD">
      <w:pPr>
        <w:pStyle w:val="Heading3"/>
        <w:rPr/>
      </w:pPr>
      <w:bookmarkStart w:colFirst="0" w:colLast="0" w:name="_heading=h.1xlezv7hrul" w:id="19"/>
      <w:bookmarkEnd w:id="19"/>
      <w:r w:rsidDel="00000000" w:rsidR="00000000" w:rsidRPr="00000000">
        <w:rPr>
          <w:rtl w:val="0"/>
        </w:rPr>
        <w:t xml:space="preserve">Limites de memória</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tbl>
      <w:tblPr>
        <w:tblStyle w:val="Table2"/>
        <w:tblW w:w="8865.0" w:type="dxa"/>
        <w:jc w:val="left"/>
        <w:tblInd w:w="-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955"/>
        <w:gridCol w:w="2970"/>
        <w:tblGridChange w:id="0">
          <w:tblGrid>
            <w:gridCol w:w="2940"/>
            <w:gridCol w:w="2955"/>
            <w:gridCol w:w="2970"/>
          </w:tblGrid>
        </w:tblGridChange>
      </w:tblGrid>
      <w:tr>
        <w:trPr>
          <w:trHeight w:val="5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240" w:before="240" w:line="360" w:lineRule="auto"/>
              <w:jc w:val="center"/>
              <w:rPr>
                <w:sz w:val="24"/>
                <w:szCs w:val="24"/>
              </w:rPr>
            </w:pPr>
            <w:r w:rsidDel="00000000" w:rsidR="00000000" w:rsidRPr="00000000">
              <w:rPr>
                <w:sz w:val="24"/>
                <w:szCs w:val="24"/>
                <w:rtl w:val="0"/>
              </w:rPr>
              <w:t xml:space="preserve">Número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after="240" w:before="240" w:line="360" w:lineRule="auto"/>
              <w:jc w:val="center"/>
              <w:rPr>
                <w:sz w:val="24"/>
                <w:szCs w:val="24"/>
              </w:rPr>
            </w:pPr>
            <w:r w:rsidDel="00000000" w:rsidR="00000000" w:rsidRPr="00000000">
              <w:rPr>
                <w:sz w:val="24"/>
                <w:szCs w:val="24"/>
                <w:rtl w:val="0"/>
              </w:rPr>
              <w:t xml:space="preserve">Tipo de memória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240" w:before="240" w:line="360" w:lineRule="auto"/>
              <w:jc w:val="center"/>
              <w:rPr>
                <w:sz w:val="24"/>
                <w:szCs w:val="24"/>
              </w:rPr>
            </w:pPr>
            <w:r w:rsidDel="00000000" w:rsidR="00000000" w:rsidRPr="00000000">
              <w:rPr>
                <w:sz w:val="24"/>
                <w:szCs w:val="24"/>
                <w:rtl w:val="0"/>
              </w:rPr>
              <w:t xml:space="preserve">Limites aplicáveis</w:t>
            </w:r>
          </w:p>
        </w:tc>
      </w:tr>
      <w:tr>
        <w:trPr>
          <w:trHeight w:val="16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240" w:before="240" w:line="36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B5">
            <w:pPr>
              <w:spacing w:after="240" w:before="240" w:line="360" w:lineRule="auto"/>
              <w:jc w:val="center"/>
              <w:rPr>
                <w:sz w:val="24"/>
                <w:szCs w:val="24"/>
              </w:rPr>
            </w:pPr>
            <w:r w:rsidDel="00000000" w:rsidR="00000000" w:rsidRPr="00000000">
              <w:rPr>
                <w:sz w:val="24"/>
                <w:szCs w:val="24"/>
                <w:rtl w:val="0"/>
              </w:rPr>
              <w:t xml:space="preserve">HD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after="240" w:before="240" w:line="360" w:lineRule="auto"/>
              <w:jc w:val="center"/>
              <w:rPr>
                <w:sz w:val="24"/>
                <w:szCs w:val="24"/>
              </w:rPr>
            </w:pPr>
            <w:r w:rsidDel="00000000" w:rsidR="00000000" w:rsidRPr="00000000">
              <w:rPr>
                <w:sz w:val="24"/>
                <w:szCs w:val="24"/>
                <w:rtl w:val="0"/>
              </w:rPr>
              <w:t xml:space="preserve">O produto deve ocupar no máximo 4 GB (sem considerar as bases de dados).</w:t>
            </w:r>
          </w:p>
        </w:tc>
      </w:tr>
      <w:tr>
        <w:trPr>
          <w:trHeight w:val="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360" w:lineRule="auto"/>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360" w:lineRule="auto"/>
              <w:jc w:val="center"/>
              <w:rPr>
                <w:sz w:val="24"/>
                <w:szCs w:val="24"/>
              </w:rPr>
            </w:pPr>
            <w:r w:rsidDel="00000000" w:rsidR="00000000" w:rsidRPr="00000000">
              <w:rPr>
                <w:sz w:val="24"/>
                <w:szCs w:val="24"/>
                <w:rtl w:val="0"/>
              </w:rPr>
              <w:t xml:space="preserve">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360" w:lineRule="auto"/>
              <w:jc w:val="center"/>
              <w:rPr>
                <w:sz w:val="24"/>
                <w:szCs w:val="24"/>
              </w:rPr>
            </w:pPr>
            <w:r w:rsidDel="00000000" w:rsidR="00000000" w:rsidRPr="00000000">
              <w:rPr>
                <w:sz w:val="24"/>
                <w:szCs w:val="24"/>
                <w:rtl w:val="0"/>
              </w:rPr>
              <w:t xml:space="preserve">2 GB (mínimo), 4 GB (recomendável).</w:t>
            </w:r>
          </w:p>
        </w:tc>
      </w:tr>
    </w:tbl>
    <w:p w:rsidR="00000000" w:rsidDel="00000000" w:rsidP="00000000" w:rsidRDefault="00000000" w:rsidRPr="00000000" w14:paraId="000000BA">
      <w:pPr>
        <w:keepNext w:val="1"/>
        <w:keepLines w:val="1"/>
        <w:pBdr>
          <w:top w:space="0" w:sz="0" w:val="nil"/>
          <w:left w:space="0" w:sz="0" w:val="nil"/>
          <w:bottom w:space="0" w:sz="0" w:val="nil"/>
          <w:right w:space="0" w:sz="0" w:val="nil"/>
          <w:between w:space="0" w:sz="0" w:val="nil"/>
        </w:pBdr>
        <w:spacing w:after="80" w:before="320" w:lineRule="auto"/>
        <w:rPr>
          <w:color w:val="434343"/>
          <w:sz w:val="28"/>
          <w:szCs w:val="28"/>
        </w:rPr>
      </w:pPr>
      <w:bookmarkStart w:colFirst="0" w:colLast="0" w:name="_heading=h.xtpgvh91zu5q" w:id="20"/>
      <w:bookmarkEnd w:id="20"/>
      <w:r w:rsidDel="00000000" w:rsidR="00000000" w:rsidRPr="00000000">
        <w:rPr>
          <w:rtl w:val="0"/>
        </w:rPr>
      </w:r>
    </w:p>
    <w:p w:rsidR="00000000" w:rsidDel="00000000" w:rsidP="00000000" w:rsidRDefault="00000000" w:rsidRPr="00000000" w14:paraId="000000BB">
      <w:pPr>
        <w:pStyle w:val="Heading3"/>
        <w:ind w:firstLine="720"/>
        <w:rPr/>
      </w:pPr>
      <w:bookmarkStart w:colFirst="0" w:colLast="0" w:name="_heading=h.phdki93vcymm" w:id="21"/>
      <w:bookmarkEnd w:id="21"/>
      <w:r w:rsidDel="00000000" w:rsidR="00000000" w:rsidRPr="00000000">
        <w:rPr>
          <w:rtl w:val="0"/>
        </w:rPr>
        <w:t xml:space="preserve">Operações</w:t>
      </w:r>
    </w:p>
    <w:p w:rsidR="00000000" w:rsidDel="00000000" w:rsidP="00000000" w:rsidRDefault="00000000" w:rsidRPr="00000000" w14:paraId="000000BC">
      <w:pPr>
        <w:spacing w:line="360" w:lineRule="auto"/>
        <w:ind w:left="20" w:firstLine="689"/>
        <w:jc w:val="both"/>
        <w:rPr>
          <w:b w:val="1"/>
          <w:sz w:val="24"/>
          <w:szCs w:val="24"/>
        </w:rPr>
      </w:pPr>
      <w:r w:rsidDel="00000000" w:rsidR="00000000" w:rsidRPr="00000000">
        <w:rPr>
          <w:rtl w:val="0"/>
        </w:rPr>
      </w:r>
    </w:p>
    <w:p w:rsidR="00000000" w:rsidDel="00000000" w:rsidP="00000000" w:rsidRDefault="00000000" w:rsidRPr="00000000" w14:paraId="000000BD">
      <w:pPr>
        <w:spacing w:line="360" w:lineRule="auto"/>
        <w:ind w:left="20" w:firstLine="689"/>
        <w:jc w:val="both"/>
        <w:rPr>
          <w:sz w:val="24"/>
          <w:szCs w:val="24"/>
        </w:rPr>
      </w:pPr>
      <w:r w:rsidDel="00000000" w:rsidR="00000000" w:rsidRPr="00000000">
        <w:rPr>
          <w:sz w:val="24"/>
          <w:szCs w:val="24"/>
          <w:rtl w:val="0"/>
        </w:rPr>
        <w:t xml:space="preserve">O Cliente de primeiro modo vai solicitar o veículo, logo depois terá que fazer o cadastro do cliente, nesse cadastro deverá informar dados pessoais, após isso ele vai aguardar ver se realmente o veículo está disponível, se não estiver, vai ser sugerido um outro veículo para locação, na próxima etapa, se o veículo estiver disponível, será informado o Motorista caso não seja o cliente será feito cadastro desse motorista com dados pessoais e imagem da habilitação, caso seja o cliente necessário incluir habilitação para possíveis multa no período de locação, após cadastros será dito data de devolução, regras de utilização (Multa será direcionado os pontos para o Motorista, Quilometragem e livre dentro do período de locação e Devolução do veículo de ser com tanque de combustível cheio), valores de locação e recebimento de caução. Após ser pago tem direito ao cupom do pagamento e retirada do veículo para utilização.</w:t>
      </w:r>
    </w:p>
    <w:p w:rsidR="00000000" w:rsidDel="00000000" w:rsidP="00000000" w:rsidRDefault="00000000" w:rsidRPr="00000000" w14:paraId="000000BE">
      <w:pPr>
        <w:spacing w:line="360" w:lineRule="auto"/>
        <w:ind w:left="20" w:firstLine="689"/>
        <w:jc w:val="both"/>
        <w:rPr>
          <w:b w:val="1"/>
          <w:sz w:val="24"/>
          <w:szCs w:val="24"/>
        </w:rPr>
      </w:pPr>
      <w:r w:rsidDel="00000000" w:rsidR="00000000" w:rsidRPr="00000000">
        <w:rPr>
          <w:rtl w:val="0"/>
        </w:rPr>
      </w:r>
    </w:p>
    <w:p w:rsidR="00000000" w:rsidDel="00000000" w:rsidP="00000000" w:rsidRDefault="00000000" w:rsidRPr="00000000" w14:paraId="000000BF">
      <w:pPr>
        <w:pStyle w:val="Heading3"/>
        <w:ind w:firstLine="720"/>
        <w:rPr/>
      </w:pPr>
      <w:bookmarkStart w:colFirst="0" w:colLast="0" w:name="_heading=h.z337ya" w:id="22"/>
      <w:bookmarkEnd w:id="22"/>
      <w:r w:rsidDel="00000000" w:rsidR="00000000" w:rsidRPr="00000000">
        <w:rPr>
          <w:rtl w:val="0"/>
        </w:rPr>
        <w:t xml:space="preserve">Requisitos de adaptação do local</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line="360" w:lineRule="auto"/>
        <w:ind w:firstLine="720"/>
        <w:jc w:val="both"/>
        <w:rPr>
          <w:sz w:val="24"/>
          <w:szCs w:val="24"/>
        </w:rPr>
      </w:pPr>
      <w:r w:rsidDel="00000000" w:rsidR="00000000" w:rsidRPr="00000000">
        <w:rPr>
          <w:sz w:val="24"/>
          <w:szCs w:val="24"/>
          <w:rtl w:val="0"/>
        </w:rPr>
        <w:t xml:space="preserve">Nosso software ele tem um intuito de ser algo bem simples, então vai ser algo que não vai ser dependente de coisas absurdas, ou um conhecimento extenso na área, é caso a pessoa que esteja usando ter alguma sugestão de melhorias irá repassar ao Administrador onde será analisado para possíveis implementações, e o sistema vai ser bem direto em quanto ao que se deve fazer, então vai ter uma boa execução para missão que ele foi gerado.</w:t>
      </w:r>
    </w:p>
    <w:p w:rsidR="00000000" w:rsidDel="00000000" w:rsidP="00000000" w:rsidRDefault="00000000" w:rsidRPr="00000000" w14:paraId="000000C3">
      <w:pPr>
        <w:spacing w:line="360" w:lineRule="auto"/>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4">
      <w:pPr>
        <w:pStyle w:val="Heading2"/>
        <w:ind w:firstLine="720"/>
        <w:rPr/>
      </w:pPr>
      <w:bookmarkStart w:colFirst="0" w:colLast="0" w:name="_heading=h.g4o9ei7s9208" w:id="23"/>
      <w:bookmarkEnd w:id="23"/>
      <w:r w:rsidDel="00000000" w:rsidR="00000000" w:rsidRPr="00000000">
        <w:rPr>
          <w:rtl w:val="0"/>
        </w:rPr>
        <w:t xml:space="preserve">Funções do produto/sistema</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tabs>
          <w:tab w:val="left" w:pos="0"/>
        </w:tabs>
        <w:spacing w:line="360" w:lineRule="auto"/>
        <w:ind w:firstLine="709"/>
        <w:jc w:val="both"/>
        <w:rPr>
          <w:sz w:val="24"/>
          <w:szCs w:val="24"/>
        </w:rPr>
      </w:pPr>
      <w:r w:rsidDel="00000000" w:rsidR="00000000" w:rsidRPr="00000000">
        <w:rPr>
          <w:sz w:val="24"/>
          <w:szCs w:val="24"/>
          <w:rtl w:val="0"/>
        </w:rPr>
        <w:t xml:space="preserve">O sistema terá as seguintes função de gerenciar uma Locadora de Veículos:</w:t>
      </w:r>
    </w:p>
    <w:p w:rsidR="00000000" w:rsidDel="00000000" w:rsidP="00000000" w:rsidRDefault="00000000" w:rsidRPr="00000000" w14:paraId="000000C7">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Alugar Veículos;</w:t>
      </w:r>
    </w:p>
    <w:p w:rsidR="00000000" w:rsidDel="00000000" w:rsidP="00000000" w:rsidRDefault="00000000" w:rsidRPr="00000000" w14:paraId="000000C8">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Cadastrar, alterar, consultar e excluir Veículos;</w:t>
      </w:r>
    </w:p>
    <w:p w:rsidR="00000000" w:rsidDel="00000000" w:rsidP="00000000" w:rsidRDefault="00000000" w:rsidRPr="00000000" w14:paraId="000000C9">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Cadastrar Clientes pessoa Física e pessoa Jurídica;</w:t>
      </w:r>
    </w:p>
    <w:p w:rsidR="00000000" w:rsidDel="00000000" w:rsidP="00000000" w:rsidRDefault="00000000" w:rsidRPr="00000000" w14:paraId="000000CA">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Cadastrar Motorista;</w:t>
      </w:r>
    </w:p>
    <w:p w:rsidR="00000000" w:rsidDel="00000000" w:rsidP="00000000" w:rsidRDefault="00000000" w:rsidRPr="00000000" w14:paraId="000000CB">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Cadastrar Reserva de Veículo;</w:t>
      </w:r>
    </w:p>
    <w:p w:rsidR="00000000" w:rsidDel="00000000" w:rsidP="00000000" w:rsidRDefault="00000000" w:rsidRPr="00000000" w14:paraId="000000CC">
      <w:pPr>
        <w:numPr>
          <w:ilvl w:val="0"/>
          <w:numId w:val="1"/>
        </w:numPr>
        <w:tabs>
          <w:tab w:val="left" w:pos="0"/>
        </w:tabs>
        <w:spacing w:line="360" w:lineRule="auto"/>
        <w:ind w:left="720" w:hanging="360"/>
        <w:jc w:val="both"/>
        <w:rPr>
          <w:sz w:val="24"/>
          <w:szCs w:val="24"/>
        </w:rPr>
      </w:pPr>
      <w:r w:rsidDel="00000000" w:rsidR="00000000" w:rsidRPr="00000000">
        <w:rPr>
          <w:sz w:val="24"/>
          <w:szCs w:val="24"/>
          <w:rtl w:val="0"/>
        </w:rPr>
        <w:t xml:space="preserve">Gerar Relatórios (Veículos cadastrados, Veículos emprestados, ficha do Veículos, ficha de Cliente e ficha de Motorista);</w:t>
      </w:r>
    </w:p>
    <w:p w:rsidR="00000000" w:rsidDel="00000000" w:rsidP="00000000" w:rsidRDefault="00000000" w:rsidRPr="00000000" w14:paraId="000000CD">
      <w:pPr>
        <w:tabs>
          <w:tab w:val="left" w:pos="0"/>
        </w:tabs>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CE">
      <w:pPr>
        <w:pStyle w:val="Heading2"/>
        <w:ind w:firstLine="720"/>
        <w:rPr/>
      </w:pPr>
      <w:bookmarkStart w:colFirst="0" w:colLast="0" w:name="_heading=h.2xcytpi" w:id="24"/>
      <w:bookmarkEnd w:id="24"/>
      <w:r w:rsidDel="00000000" w:rsidR="00000000" w:rsidRPr="00000000">
        <w:rPr>
          <w:rtl w:val="0"/>
        </w:rPr>
        <w:t xml:space="preserve">Características dos usuários</w:t>
      </w:r>
    </w:p>
    <w:p w:rsidR="00000000" w:rsidDel="00000000" w:rsidP="00000000" w:rsidRDefault="00000000" w:rsidRPr="00000000" w14:paraId="000000CF">
      <w:pPr>
        <w:spacing w:line="360" w:lineRule="auto"/>
        <w:jc w:val="both"/>
        <w:rPr>
          <w:i w:val="1"/>
          <w:color w:val="ff0000"/>
          <w:sz w:val="24"/>
          <w:szCs w:val="24"/>
        </w:rPr>
      </w:pPr>
      <w:r w:rsidDel="00000000" w:rsidR="00000000" w:rsidRPr="00000000">
        <w:rPr>
          <w:i w:val="1"/>
          <w:color w:val="ff0000"/>
          <w:sz w:val="24"/>
          <w:szCs w:val="24"/>
          <w:rtl w:val="0"/>
        </w:rPr>
        <w:t xml:space="preserve"> </w:t>
      </w:r>
    </w:p>
    <w:p w:rsidR="00000000" w:rsidDel="00000000" w:rsidP="00000000" w:rsidRDefault="00000000" w:rsidRPr="00000000" w14:paraId="000000D0">
      <w:pPr>
        <w:spacing w:line="360" w:lineRule="auto"/>
        <w:ind w:left="20" w:firstLine="689"/>
        <w:jc w:val="both"/>
        <w:rPr>
          <w:i w:val="1"/>
          <w:sz w:val="24"/>
          <w:szCs w:val="24"/>
        </w:rPr>
      </w:pPr>
      <w:r w:rsidDel="00000000" w:rsidR="00000000" w:rsidRPr="00000000">
        <w:rPr>
          <w:i w:val="1"/>
          <w:sz w:val="24"/>
          <w:szCs w:val="24"/>
          <w:rtl w:val="0"/>
        </w:rPr>
        <w:t xml:space="preserve">Os usuários do sistema tem o ensino Médio Completo e noções básicas de informática.</w:t>
      </w:r>
    </w:p>
    <w:p w:rsidR="00000000" w:rsidDel="00000000" w:rsidP="00000000" w:rsidRDefault="00000000" w:rsidRPr="00000000" w14:paraId="000000D1">
      <w:pPr>
        <w:tabs>
          <w:tab w:val="left" w:pos="0"/>
        </w:tabs>
        <w:spacing w:line="360" w:lineRule="auto"/>
        <w:ind w:firstLine="709"/>
        <w:jc w:val="both"/>
        <w:rPr>
          <w:color w:val="000000"/>
          <w:sz w:val="24"/>
          <w:szCs w:val="24"/>
        </w:rPr>
      </w:pPr>
      <w:r w:rsidDel="00000000" w:rsidR="00000000" w:rsidRPr="00000000">
        <w:rPr>
          <w:rtl w:val="0"/>
        </w:rPr>
      </w:r>
    </w:p>
    <w:p w:rsidR="00000000" w:rsidDel="00000000" w:rsidP="00000000" w:rsidRDefault="00000000" w:rsidRPr="00000000" w14:paraId="000000D2">
      <w:pPr>
        <w:pStyle w:val="Heading2"/>
        <w:ind w:firstLine="720"/>
        <w:rPr/>
      </w:pPr>
      <w:bookmarkStart w:colFirst="0" w:colLast="0" w:name="_heading=h.1ci93xb" w:id="25"/>
      <w:bookmarkEnd w:id="25"/>
      <w:r w:rsidDel="00000000" w:rsidR="00000000" w:rsidRPr="00000000">
        <w:rPr>
          <w:rtl w:val="0"/>
        </w:rPr>
        <w:t xml:space="preserve">Restrições/Limites gerais</w:t>
      </w:r>
    </w:p>
    <w:p w:rsidR="00000000" w:rsidDel="00000000" w:rsidP="00000000" w:rsidRDefault="00000000" w:rsidRPr="00000000" w14:paraId="000000D3">
      <w:pPr>
        <w:tabs>
          <w:tab w:val="left" w:pos="0"/>
        </w:tabs>
        <w:spacing w:line="360" w:lineRule="auto"/>
        <w:ind w:firstLine="709"/>
        <w:jc w:val="both"/>
        <w:rPr>
          <w:color w:val="000000"/>
          <w:sz w:val="24"/>
          <w:szCs w:val="24"/>
        </w:rPr>
      </w:pPr>
      <w:r w:rsidDel="00000000" w:rsidR="00000000" w:rsidRPr="00000000">
        <w:rPr>
          <w:rtl w:val="0"/>
        </w:rPr>
      </w:r>
    </w:p>
    <w:p w:rsidR="00000000" w:rsidDel="00000000" w:rsidP="00000000" w:rsidRDefault="00000000" w:rsidRPr="00000000" w14:paraId="000000D4">
      <w:pPr>
        <w:spacing w:after="240" w:before="240" w:line="360" w:lineRule="auto"/>
        <w:ind w:firstLine="720"/>
        <w:jc w:val="both"/>
        <w:rPr>
          <w:sz w:val="24"/>
          <w:szCs w:val="24"/>
        </w:rPr>
      </w:pPr>
      <w:r w:rsidDel="00000000" w:rsidR="00000000" w:rsidRPr="00000000">
        <w:rPr>
          <w:sz w:val="24"/>
          <w:szCs w:val="24"/>
          <w:rtl w:val="0"/>
        </w:rPr>
        <w:t xml:space="preserve">A questões de regra de qualidade estamos seguindo todos os quesitos existente, estamos seguindo os requisitos da receita federal e todos controles necessário para manter um bom software, então em questão de limitações de software nesses quesitos não há nem um, agora em quesitos de algoritmo até o momento não achamos nem uma limitação nem em quesitos de rede, porém temos que fazer o aplicativo mais leve possível para ter um desempenho perfeito.  </w:t>
      </w:r>
    </w:p>
    <w:p w:rsidR="00000000" w:rsidDel="00000000" w:rsidP="00000000" w:rsidRDefault="00000000" w:rsidRPr="00000000" w14:paraId="000000D5">
      <w:pPr>
        <w:spacing w:after="240" w:before="240" w:line="360" w:lineRule="auto"/>
        <w:ind w:firstLine="720"/>
        <w:jc w:val="both"/>
        <w:rPr>
          <w:sz w:val="24"/>
          <w:szCs w:val="24"/>
        </w:rPr>
      </w:pPr>
      <w:r w:rsidDel="00000000" w:rsidR="00000000" w:rsidRPr="00000000">
        <w:rPr>
          <w:rtl w:val="0"/>
        </w:rPr>
      </w:r>
    </w:p>
    <w:p w:rsidR="00000000" w:rsidDel="00000000" w:rsidP="00000000" w:rsidRDefault="00000000" w:rsidRPr="00000000" w14:paraId="000000D6">
      <w:pPr>
        <w:pStyle w:val="Heading2"/>
        <w:ind w:firstLine="720"/>
        <w:rPr/>
      </w:pPr>
      <w:bookmarkStart w:colFirst="0" w:colLast="0" w:name="_heading=h.3whwml4" w:id="26"/>
      <w:bookmarkEnd w:id="26"/>
      <w:r w:rsidDel="00000000" w:rsidR="00000000" w:rsidRPr="00000000">
        <w:rPr>
          <w:rtl w:val="0"/>
        </w:rPr>
        <w:t xml:space="preserve">Suposições/dependências</w:t>
      </w:r>
    </w:p>
    <w:p w:rsidR="00000000" w:rsidDel="00000000" w:rsidP="00000000" w:rsidRDefault="00000000" w:rsidRPr="00000000" w14:paraId="000000D7">
      <w:pPr>
        <w:tabs>
          <w:tab w:val="left" w:pos="0"/>
        </w:tabs>
        <w:spacing w:line="360" w:lineRule="auto"/>
        <w:ind w:firstLine="709"/>
        <w:jc w:val="both"/>
        <w:rPr>
          <w:color w:val="000000"/>
          <w:sz w:val="24"/>
          <w:szCs w:val="24"/>
        </w:rPr>
      </w:pPr>
      <w:r w:rsidDel="00000000" w:rsidR="00000000" w:rsidRPr="00000000">
        <w:rPr>
          <w:rtl w:val="0"/>
        </w:rPr>
      </w:r>
    </w:p>
    <w:p w:rsidR="00000000" w:rsidDel="00000000" w:rsidP="00000000" w:rsidRDefault="00000000" w:rsidRPr="00000000" w14:paraId="000000D8">
      <w:pPr>
        <w:spacing w:line="360" w:lineRule="auto"/>
        <w:ind w:left="20" w:firstLine="689"/>
        <w:jc w:val="both"/>
        <w:rPr>
          <w:sz w:val="24"/>
          <w:szCs w:val="24"/>
        </w:rPr>
      </w:pPr>
      <w:r w:rsidDel="00000000" w:rsidR="00000000" w:rsidRPr="00000000">
        <w:rPr>
          <w:sz w:val="24"/>
          <w:szCs w:val="24"/>
          <w:rtl w:val="0"/>
        </w:rPr>
        <w:t xml:space="preserve">Assim acho que os nossos requisitos estão bem empregados, mais sempre tem alguma forma de achar algum espaço, e sempre tem uma brecha para que tenha algum tipo de problema, e isso vai ficando aparente com o tempo e vai pode ser corrigido, antes que aconteça algo, mais até o momento as regras os detalhes estão bem empregado, mais fatores externos, como os órgãos que cuida da fiscalização, pode exigir algum novo padrão, e temos que está apto para a mudança, então é bom cria o sistema com essa cabeça que pode ter mudanças, então devidas dependências, seria a fiscalização e as regras de software. </w:t>
      </w:r>
    </w:p>
    <w:p w:rsidR="00000000" w:rsidDel="00000000" w:rsidP="00000000" w:rsidRDefault="00000000" w:rsidRPr="00000000" w14:paraId="000000D9">
      <w:pPr>
        <w:tabs>
          <w:tab w:val="left" w:pos="0"/>
        </w:tabs>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pStyle w:val="Heading2"/>
        <w:ind w:firstLine="720"/>
        <w:rPr/>
      </w:pPr>
      <w:bookmarkStart w:colFirst="0" w:colLast="0" w:name="_heading=h.2bn6wsx" w:id="27"/>
      <w:bookmarkEnd w:id="27"/>
      <w:r w:rsidDel="00000000" w:rsidR="00000000" w:rsidRPr="00000000">
        <w:rPr>
          <w:rtl w:val="0"/>
        </w:rPr>
        <w:t xml:space="preserve">Particionamento de requisitos</w:t>
      </w:r>
    </w:p>
    <w:p w:rsidR="00000000" w:rsidDel="00000000" w:rsidP="00000000" w:rsidRDefault="00000000" w:rsidRPr="00000000" w14:paraId="000000DC">
      <w:pPr>
        <w:ind w:firstLine="720"/>
        <w:jc w:val="both"/>
        <w:rPr>
          <w:sz w:val="24"/>
          <w:szCs w:val="24"/>
        </w:rPr>
      </w:pPr>
      <w:r w:rsidDel="00000000" w:rsidR="00000000" w:rsidRPr="00000000">
        <w:rPr>
          <w:sz w:val="24"/>
          <w:szCs w:val="24"/>
          <w:rtl w:val="0"/>
        </w:rPr>
        <w:t xml:space="preserve">Esses requisitos mais clássicos</w:t>
      </w:r>
      <w:r w:rsidDel="00000000" w:rsidR="00000000" w:rsidRPr="00000000">
        <w:rPr>
          <w:i w:val="1"/>
          <w:color w:val="ff0000"/>
          <w:sz w:val="24"/>
          <w:szCs w:val="24"/>
          <w:rtl w:val="0"/>
        </w:rPr>
        <w:t xml:space="preserve"> </w:t>
      </w:r>
      <w:r w:rsidDel="00000000" w:rsidR="00000000" w:rsidRPr="00000000">
        <w:rPr>
          <w:sz w:val="24"/>
          <w:szCs w:val="24"/>
          <w:rtl w:val="0"/>
        </w:rPr>
        <w:t xml:space="preserve">digamos assim, como o cliente ir na loja ou enviar os dados por e-mail para fazer o cadastro</w:t>
      </w:r>
      <w:r w:rsidDel="00000000" w:rsidR="00000000" w:rsidRPr="00000000">
        <w:rPr>
          <w:color w:val="000000"/>
          <w:rtl w:val="0"/>
        </w:rPr>
        <w:t xml:space="preserve"> claro que é uma forma muito eficaz de controle, mais acho que com o tempo vai sofrer mudanças vai ser algo digital e mais simples com Aplicativo da empresa onde o próprio cliente faz cadastro e o funcionário da Locadora Mula Car finaliza a locação com um contato por telefone.</w:t>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keepNext w:val="1"/>
        <w:keepLines w:val="1"/>
        <w:pBdr>
          <w:top w:space="0" w:sz="0" w:val="nil"/>
          <w:left w:space="0" w:sz="0" w:val="nil"/>
          <w:bottom w:space="0" w:sz="0" w:val="nil"/>
          <w:right w:space="0" w:sz="0" w:val="nil"/>
          <w:between w:space="0" w:sz="0" w:val="nil"/>
        </w:pBdr>
        <w:spacing w:after="120" w:before="400" w:lineRule="auto"/>
        <w:ind w:left="153" w:firstLine="567"/>
        <w:rPr>
          <w:color w:val="000000"/>
          <w:sz w:val="40"/>
          <w:szCs w:val="40"/>
        </w:rPr>
      </w:pPr>
      <w:bookmarkStart w:colFirst="0" w:colLast="0" w:name="_heading=h.qsh70q" w:id="28"/>
      <w:bookmarkEnd w:id="28"/>
      <w:r w:rsidDel="00000000" w:rsidR="00000000" w:rsidRPr="00000000">
        <w:rPr>
          <w:rtl w:val="0"/>
        </w:rPr>
      </w:r>
    </w:p>
    <w:p w:rsidR="00000000" w:rsidDel="00000000" w:rsidP="00000000" w:rsidRDefault="00000000" w:rsidRPr="00000000" w14:paraId="000000DF">
      <w:pPr>
        <w:keepNext w:val="1"/>
        <w:keepLines w:val="1"/>
        <w:pBdr>
          <w:top w:space="0" w:sz="0" w:val="nil"/>
          <w:left w:space="0" w:sz="0" w:val="nil"/>
          <w:bottom w:space="0" w:sz="0" w:val="nil"/>
          <w:right w:space="0" w:sz="0" w:val="nil"/>
          <w:between w:space="0" w:sz="0" w:val="nil"/>
        </w:pBdr>
        <w:spacing w:after="120" w:before="400" w:lineRule="auto"/>
        <w:rPr>
          <w:color w:val="000000"/>
          <w:sz w:val="40"/>
          <w:szCs w:val="40"/>
        </w:rPr>
      </w:pPr>
      <w:bookmarkStart w:colFirst="0" w:colLast="0" w:name="_heading=h.uqyuhgczikbl" w:id="29"/>
      <w:bookmarkEnd w:id="29"/>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heading=h.psbbj3ua3bzq" w:id="30"/>
      <w:bookmarkEnd w:id="30"/>
      <w:r w:rsidDel="00000000" w:rsidR="00000000" w:rsidRPr="00000000">
        <w:rPr>
          <w:rtl w:val="0"/>
        </w:rPr>
        <w:t xml:space="preserve">Requisitos Específicos</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spacing w:line="360" w:lineRule="auto"/>
        <w:ind w:left="20" w:firstLine="689"/>
        <w:jc w:val="both"/>
        <w:rPr>
          <w:color w:val="000000"/>
          <w:sz w:val="24"/>
          <w:szCs w:val="24"/>
        </w:rPr>
      </w:pPr>
      <w:r w:rsidDel="00000000" w:rsidR="00000000" w:rsidRPr="00000000">
        <w:rPr>
          <w:color w:val="000000"/>
          <w:sz w:val="24"/>
          <w:szCs w:val="24"/>
          <w:rtl w:val="0"/>
        </w:rPr>
        <w:t xml:space="preserve">Nesta seção, são apresentados os requisitos de usuários-necessidades (RU), os requisitos funcionais (RF) e os requisitos de qualidade (RQ), definidos a partir das técnicas de elicitação de requisitos: reunião, análise de documentos, observação, entrevista e prototipação (Apêndices A</w:t>
      </w:r>
      <w:r w:rsidDel="00000000" w:rsidR="00000000" w:rsidRPr="00000000">
        <w:rPr>
          <w:sz w:val="24"/>
          <w:szCs w:val="24"/>
          <w:rtl w:val="0"/>
        </w:rPr>
        <w:t xml:space="preserve">)</w:t>
      </w:r>
      <w:r w:rsidDel="00000000" w:rsidR="00000000" w:rsidRPr="00000000">
        <w:rPr>
          <w:color w:val="000000"/>
          <w:sz w:val="24"/>
          <w:szCs w:val="24"/>
          <w:rtl w:val="0"/>
        </w:rPr>
        <w:t xml:space="preserve">.</w:t>
      </w:r>
    </w:p>
    <w:p w:rsidR="00000000" w:rsidDel="00000000" w:rsidP="00000000" w:rsidRDefault="00000000" w:rsidRPr="00000000" w14:paraId="000000E6">
      <w:pPr>
        <w:pStyle w:val="Heading2"/>
        <w:ind w:firstLine="720"/>
        <w:rPr/>
      </w:pPr>
      <w:bookmarkStart w:colFirst="0" w:colLast="0" w:name="_heading=h.3as4poj" w:id="31"/>
      <w:bookmarkEnd w:id="31"/>
      <w:r w:rsidDel="00000000" w:rsidR="00000000" w:rsidRPr="00000000">
        <w:rPr>
          <w:rtl w:val="0"/>
        </w:rPr>
        <w:t xml:space="preserve">Requisitos de Usuários – Necessidades</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spacing w:line="360" w:lineRule="auto"/>
        <w:ind w:left="20" w:firstLine="689"/>
        <w:jc w:val="both"/>
        <w:rPr>
          <w:color w:val="ff0000"/>
          <w:sz w:val="24"/>
          <w:szCs w:val="24"/>
        </w:rPr>
      </w:pPr>
      <w:r w:rsidDel="00000000" w:rsidR="00000000" w:rsidRPr="00000000">
        <w:rPr>
          <w:color w:val="000000"/>
          <w:sz w:val="24"/>
          <w:szCs w:val="24"/>
          <w:rtl w:val="0"/>
        </w:rPr>
        <w:t xml:space="preserve">São apresentadas no modelo de Requisito de Usuário – Necessidades, todas as necessidades do sistema, definidas no processo de elicitação de requisitos, conforme documento Lista de necessidades, disponível no Apêndice</w:t>
      </w:r>
      <w:r w:rsidDel="00000000" w:rsidR="00000000" w:rsidRPr="00000000">
        <w:rPr>
          <w:sz w:val="24"/>
          <w:szCs w:val="24"/>
          <w:rtl w:val="0"/>
        </w:rPr>
        <w:t xml:space="preserve"> (A)</w:t>
      </w:r>
      <w:r w:rsidDel="00000000" w:rsidR="00000000" w:rsidRPr="00000000">
        <w:rPr>
          <w:color w:val="ff0000"/>
          <w:sz w:val="24"/>
          <w:szCs w:val="24"/>
          <w:rtl w:val="0"/>
        </w:rPr>
        <w:t xml:space="preserve">.</w:t>
      </w:r>
    </w:p>
    <w:p w:rsidR="00000000" w:rsidDel="00000000" w:rsidP="00000000" w:rsidRDefault="00000000" w:rsidRPr="00000000" w14:paraId="000000E9">
      <w:pPr>
        <w:rPr>
          <w:sz w:val="24"/>
          <w:szCs w:val="24"/>
        </w:rPr>
      </w:pPr>
      <w:r w:rsidDel="00000000" w:rsidR="00000000" w:rsidRPr="00000000">
        <w:rPr>
          <w:rtl w:val="0"/>
        </w:rPr>
      </w:r>
    </w:p>
    <w:tbl>
      <w:tblPr>
        <w:tblStyle w:val="Table3"/>
        <w:tblW w:w="9470.0" w:type="dxa"/>
        <w:jc w:val="left"/>
        <w:tblInd w:w="0.0" w:type="dxa"/>
        <w:tblLayout w:type="fixed"/>
        <w:tblLook w:val="0400"/>
      </w:tblPr>
      <w:tblGrid>
        <w:gridCol w:w="1136"/>
        <w:gridCol w:w="6818"/>
        <w:gridCol w:w="1516"/>
        <w:tblGridChange w:id="0">
          <w:tblGrid>
            <w:gridCol w:w="1136"/>
            <w:gridCol w:w="6818"/>
            <w:gridCol w:w="1516"/>
          </w:tblGrid>
        </w:tblGridChange>
      </w:tblGrid>
      <w:tr>
        <w:trPr>
          <w:trHeight w:val="449" w:hRule="atLeast"/>
        </w:trPr>
        <w:tc>
          <w:tcPr>
            <w:tcBorders>
              <w:top w:color="000000" w:space="0" w:sz="0" w:val="nil"/>
              <w:left w:color="000000" w:space="0" w:sz="0" w:val="nil"/>
              <w:bottom w:color="000000" w:space="0" w:sz="0" w:val="nil"/>
              <w:right w:color="000000" w:space="0" w:sz="0" w:val="nil"/>
            </w:tcBorders>
            <w:shd w:fill="a6a6a6" w:val="clear"/>
            <w:vAlign w:val="bottom"/>
          </w:tcPr>
          <w:p w:rsidR="00000000" w:rsidDel="00000000" w:rsidP="00000000" w:rsidRDefault="00000000" w:rsidRPr="00000000" w14:paraId="000000EA">
            <w:pPr>
              <w:jc w:val="center"/>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0" w:val="nil"/>
              <w:left w:color="000000" w:space="0" w:sz="0" w:val="nil"/>
              <w:bottom w:color="000000" w:space="0" w:sz="0" w:val="nil"/>
              <w:right w:color="000000" w:space="0" w:sz="0" w:val="nil"/>
            </w:tcBorders>
            <w:shd w:fill="a6a6a6" w:val="clear"/>
            <w:vAlign w:val="center"/>
          </w:tcPr>
          <w:p w:rsidR="00000000" w:rsidDel="00000000" w:rsidP="00000000" w:rsidRDefault="00000000" w:rsidRPr="00000000" w14:paraId="000000EB">
            <w:pPr>
              <w:jc w:val="center"/>
              <w:rPr>
                <w:rFonts w:ascii="Calibri" w:cs="Calibri" w:eastAsia="Calibri" w:hAnsi="Calibri"/>
                <w:b w:val="1"/>
              </w:rPr>
            </w:pPr>
            <w:r w:rsidDel="00000000" w:rsidR="00000000" w:rsidRPr="00000000">
              <w:rPr>
                <w:rFonts w:ascii="Calibri" w:cs="Calibri" w:eastAsia="Calibri" w:hAnsi="Calibri"/>
                <w:b w:val="1"/>
                <w:rtl w:val="0"/>
              </w:rPr>
              <w:t xml:space="preserve">DESCRIÇÃO</w:t>
            </w:r>
          </w:p>
        </w:tc>
        <w:tc>
          <w:tcPr>
            <w:tcBorders>
              <w:top w:color="000000" w:space="0" w:sz="0" w:val="nil"/>
              <w:left w:color="000000" w:space="0" w:sz="0" w:val="nil"/>
              <w:bottom w:color="000000" w:space="0" w:sz="0" w:val="nil"/>
              <w:right w:color="000000" w:space="0" w:sz="0" w:val="nil"/>
            </w:tcBorders>
            <w:shd w:fill="a6a6a6" w:val="clear"/>
            <w:vAlign w:val="bottom"/>
          </w:tcPr>
          <w:p w:rsidR="00000000" w:rsidDel="00000000" w:rsidP="00000000" w:rsidRDefault="00000000" w:rsidRPr="00000000" w14:paraId="000000EC">
            <w:pPr>
              <w:jc w:val="center"/>
              <w:rPr>
                <w:rFonts w:ascii="Calibri" w:cs="Calibri" w:eastAsia="Calibri" w:hAnsi="Calibri"/>
                <w:b w:val="1"/>
              </w:rPr>
            </w:pPr>
            <w:r w:rsidDel="00000000" w:rsidR="00000000" w:rsidRPr="00000000">
              <w:rPr>
                <w:rFonts w:ascii="Calibri" w:cs="Calibri" w:eastAsia="Calibri" w:hAnsi="Calibri"/>
                <w:b w:val="1"/>
                <w:rtl w:val="0"/>
              </w:rPr>
              <w:t xml:space="preserve">FONTE</w:t>
            </w:r>
          </w:p>
        </w:tc>
      </w:tr>
    </w:tbl>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rFonts w:ascii="Calibri" w:cs="Calibri" w:eastAsia="Calibri" w:hAnsi="Calibri"/>
          <w:b w:val="1"/>
        </w:rPr>
      </w:pPr>
      <w:r w:rsidDel="00000000" w:rsidR="00000000" w:rsidRPr="00000000">
        <w:rPr>
          <w:rtl w:val="0"/>
        </w:rPr>
      </w:r>
    </w:p>
    <w:tbl>
      <w:tblPr>
        <w:tblStyle w:val="Table4"/>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7088"/>
        <w:gridCol w:w="1276"/>
        <w:tblGridChange w:id="0">
          <w:tblGrid>
            <w:gridCol w:w="1129"/>
            <w:gridCol w:w="7088"/>
            <w:gridCol w:w="1276"/>
          </w:tblGrid>
        </w:tblGridChange>
      </w:tblGrid>
      <w:tr>
        <w:tc>
          <w:tcPr>
            <w:vAlign w:val="center"/>
          </w:tcPr>
          <w:p w:rsidR="00000000" w:rsidDel="00000000" w:rsidP="00000000" w:rsidRDefault="00000000" w:rsidRPr="00000000" w14:paraId="000000E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001</w:t>
            </w:r>
          </w:p>
        </w:tc>
        <w:tc>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 </w:t>
            </w:r>
            <w:r w:rsidDel="00000000" w:rsidR="00000000" w:rsidRPr="00000000">
              <w:rPr>
                <w:sz w:val="23"/>
                <w:szCs w:val="23"/>
                <w:rtl w:val="0"/>
              </w:rPr>
              <w:t xml:space="preserve">Controlar a locação dos veículos</w:t>
            </w:r>
            <w:r w:rsidDel="00000000" w:rsidR="00000000" w:rsidRPr="00000000">
              <w:rPr>
                <w:rtl w:val="0"/>
              </w:rPr>
            </w:r>
          </w:p>
        </w:tc>
        <w:tc>
          <w:tcP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spacing w:line="360" w:lineRule="auto"/>
              <w:jc w:val="center"/>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Eugênio Messala</w:t>
            </w:r>
            <w:r w:rsidDel="00000000" w:rsidR="00000000" w:rsidRPr="00000000">
              <w:rPr>
                <w:rtl w:val="0"/>
              </w:rPr>
            </w:r>
          </w:p>
        </w:tc>
      </w:tr>
      <w:tr>
        <w:tc>
          <w:tcPr>
            <w:vAlign w:val="center"/>
          </w:tcPr>
          <w:p w:rsidR="00000000" w:rsidDel="00000000" w:rsidP="00000000" w:rsidRDefault="00000000" w:rsidRPr="00000000" w14:paraId="000000F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002</w:t>
            </w:r>
          </w:p>
        </w:tc>
        <w:tc>
          <w:tcPr/>
          <w:p w:rsidR="00000000" w:rsidDel="00000000" w:rsidP="00000000" w:rsidRDefault="00000000" w:rsidRPr="00000000" w14:paraId="000000F4">
            <w:pPr>
              <w:spacing w:line="360" w:lineRule="auto"/>
              <w:rPr>
                <w:rFonts w:ascii="Arial" w:cs="Arial" w:eastAsia="Arial" w:hAnsi="Arial"/>
                <w:sz w:val="24"/>
                <w:szCs w:val="24"/>
              </w:rPr>
            </w:pPr>
            <w:r w:rsidDel="00000000" w:rsidR="00000000" w:rsidRPr="00000000">
              <w:rPr>
                <w:sz w:val="23"/>
                <w:szCs w:val="23"/>
                <w:rtl w:val="0"/>
              </w:rPr>
              <w:t xml:space="preserve">Fichar os clientes</w:t>
            </w:r>
            <w:r w:rsidDel="00000000" w:rsidR="00000000" w:rsidRPr="00000000">
              <w:rPr>
                <w:rtl w:val="0"/>
              </w:rPr>
            </w:r>
          </w:p>
        </w:tc>
        <w:tc>
          <w:tcPr>
            <w:vAlign w:val="center"/>
          </w:tcPr>
          <w:p w:rsidR="00000000" w:rsidDel="00000000" w:rsidP="00000000" w:rsidRDefault="00000000" w:rsidRPr="00000000" w14:paraId="000000F5">
            <w:pPr>
              <w:spacing w:line="360" w:lineRule="auto"/>
              <w:rPr>
                <w:rFonts w:ascii="Arial" w:cs="Arial" w:eastAsia="Arial" w:hAnsi="Arial"/>
                <w:sz w:val="24"/>
                <w:szCs w:val="24"/>
              </w:rPr>
            </w:pPr>
            <w:r w:rsidDel="00000000" w:rsidR="00000000" w:rsidRPr="00000000">
              <w:rPr>
                <w:sz w:val="23"/>
                <w:szCs w:val="23"/>
                <w:rtl w:val="0"/>
              </w:rPr>
              <w:t xml:space="preserve">Eugênio Messala</w:t>
            </w:r>
            <w:r w:rsidDel="00000000" w:rsidR="00000000" w:rsidRPr="00000000">
              <w:rPr>
                <w:rtl w:val="0"/>
              </w:rPr>
            </w:r>
          </w:p>
        </w:tc>
      </w:tr>
      <w:tr>
        <w:tc>
          <w:tcPr>
            <w:vAlign w:val="center"/>
          </w:tcPr>
          <w:p w:rsidR="00000000" w:rsidDel="00000000" w:rsidP="00000000" w:rsidRDefault="00000000" w:rsidRPr="00000000" w14:paraId="000000F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003</w:t>
            </w:r>
          </w:p>
        </w:tc>
        <w:tc>
          <w:tcPr/>
          <w:p w:rsidR="00000000" w:rsidDel="00000000" w:rsidP="00000000" w:rsidRDefault="00000000" w:rsidRPr="00000000" w14:paraId="000000F7">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Fichar os veículos</w:t>
            </w:r>
            <w:r w:rsidDel="00000000" w:rsidR="00000000" w:rsidRPr="00000000">
              <w:rPr>
                <w:rtl w:val="0"/>
              </w:rPr>
            </w:r>
          </w:p>
        </w:tc>
        <w:tc>
          <w:tcPr>
            <w:vAlign w:val="center"/>
          </w:tcPr>
          <w:p w:rsidR="00000000" w:rsidDel="00000000" w:rsidP="00000000" w:rsidRDefault="00000000" w:rsidRPr="00000000" w14:paraId="000000F8">
            <w:pPr>
              <w:spacing w:line="360" w:lineRule="auto"/>
              <w:rPr>
                <w:rFonts w:ascii="Arial" w:cs="Arial" w:eastAsia="Arial" w:hAnsi="Arial"/>
                <w:sz w:val="24"/>
                <w:szCs w:val="24"/>
              </w:rPr>
            </w:pPr>
            <w:r w:rsidDel="00000000" w:rsidR="00000000" w:rsidRPr="00000000">
              <w:rPr>
                <w:sz w:val="23"/>
                <w:szCs w:val="23"/>
                <w:rtl w:val="0"/>
              </w:rPr>
              <w:t xml:space="preserve">Eugênio Messala</w:t>
            </w:r>
            <w:r w:rsidDel="00000000" w:rsidR="00000000" w:rsidRPr="00000000">
              <w:rPr>
                <w:rtl w:val="0"/>
              </w:rPr>
            </w:r>
          </w:p>
        </w:tc>
      </w:tr>
      <w:tr>
        <w:tc>
          <w:tcPr>
            <w:vAlign w:val="center"/>
          </w:tcPr>
          <w:p w:rsidR="00000000" w:rsidDel="00000000" w:rsidP="00000000" w:rsidRDefault="00000000" w:rsidRPr="00000000" w14:paraId="000000F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004</w:t>
            </w:r>
          </w:p>
        </w:tc>
        <w:tc>
          <w:tcPr/>
          <w:p w:rsidR="00000000" w:rsidDel="00000000" w:rsidP="00000000" w:rsidRDefault="00000000" w:rsidRPr="00000000" w14:paraId="000000FA">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Registrar o motorista autorizado a dirigir o veículo locado</w:t>
            </w:r>
            <w:r w:rsidDel="00000000" w:rsidR="00000000" w:rsidRPr="00000000">
              <w:rPr>
                <w:rtl w:val="0"/>
              </w:rPr>
            </w:r>
          </w:p>
        </w:tc>
        <w:tc>
          <w:tcPr>
            <w:vAlign w:val="center"/>
          </w:tcPr>
          <w:p w:rsidR="00000000" w:rsidDel="00000000" w:rsidP="00000000" w:rsidRDefault="00000000" w:rsidRPr="00000000" w14:paraId="000000FB">
            <w:pPr>
              <w:spacing w:line="360" w:lineRule="auto"/>
              <w:rPr>
                <w:sz w:val="23"/>
                <w:szCs w:val="23"/>
              </w:rPr>
            </w:pPr>
            <w:r w:rsidDel="00000000" w:rsidR="00000000" w:rsidRPr="00000000">
              <w:rPr>
                <w:sz w:val="23"/>
                <w:szCs w:val="23"/>
                <w:rtl w:val="0"/>
              </w:rPr>
              <w:t xml:space="preserve">Eugênio</w:t>
            </w:r>
          </w:p>
          <w:p w:rsidR="00000000" w:rsidDel="00000000" w:rsidP="00000000" w:rsidRDefault="00000000" w:rsidRPr="00000000" w14:paraId="000000FC">
            <w:pPr>
              <w:spacing w:line="360" w:lineRule="auto"/>
              <w:jc w:val="center"/>
              <w:rPr>
                <w:rFonts w:ascii="Arial" w:cs="Arial" w:eastAsia="Arial" w:hAnsi="Arial"/>
                <w:sz w:val="24"/>
                <w:szCs w:val="24"/>
              </w:rPr>
            </w:pPr>
            <w:r w:rsidDel="00000000" w:rsidR="00000000" w:rsidRPr="00000000">
              <w:rPr>
                <w:sz w:val="23"/>
                <w:szCs w:val="23"/>
                <w:rtl w:val="0"/>
              </w:rPr>
              <w:t xml:space="preserve">Messala</w:t>
            </w:r>
            <w:r w:rsidDel="00000000" w:rsidR="00000000" w:rsidRPr="00000000">
              <w:rPr>
                <w:rtl w:val="0"/>
              </w:rPr>
            </w:r>
          </w:p>
        </w:tc>
      </w:tr>
      <w:tr>
        <w:tc>
          <w:tcPr>
            <w:vAlign w:val="center"/>
          </w:tcPr>
          <w:p w:rsidR="00000000" w:rsidDel="00000000" w:rsidP="00000000" w:rsidRDefault="00000000" w:rsidRPr="00000000" w14:paraId="000000F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005</w:t>
            </w:r>
          </w:p>
        </w:tc>
        <w:tc>
          <w:tcPr/>
          <w:p w:rsidR="00000000" w:rsidDel="00000000" w:rsidP="00000000" w:rsidRDefault="00000000" w:rsidRPr="00000000" w14:paraId="000000FE">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Todos os veículos tem marca e modelo</w:t>
            </w:r>
            <w:r w:rsidDel="00000000" w:rsidR="00000000" w:rsidRPr="00000000">
              <w:rPr>
                <w:rtl w:val="0"/>
              </w:rPr>
            </w:r>
          </w:p>
        </w:tc>
        <w:tc>
          <w:tcPr>
            <w:vAlign w:val="center"/>
          </w:tcPr>
          <w:p w:rsidR="00000000" w:rsidDel="00000000" w:rsidP="00000000" w:rsidRDefault="00000000" w:rsidRPr="00000000" w14:paraId="000000FF">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r>
        <w:tc>
          <w:tcPr>
            <w:vAlign w:val="center"/>
          </w:tcPr>
          <w:p w:rsidR="00000000" w:rsidDel="00000000" w:rsidP="00000000" w:rsidRDefault="00000000" w:rsidRPr="00000000" w14:paraId="0000010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006</w:t>
            </w:r>
          </w:p>
        </w:tc>
        <w:tc>
          <w:tcPr/>
          <w:p w:rsidR="00000000" w:rsidDel="00000000" w:rsidP="00000000" w:rsidRDefault="00000000" w:rsidRPr="00000000" w14:paraId="00000101">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Armazenar a imagem da CNH do motorista</w:t>
            </w:r>
            <w:r w:rsidDel="00000000" w:rsidR="00000000" w:rsidRPr="00000000">
              <w:rPr>
                <w:rtl w:val="0"/>
              </w:rPr>
            </w:r>
          </w:p>
        </w:tc>
        <w:tc>
          <w:tcPr>
            <w:vAlign w:val="center"/>
          </w:tcPr>
          <w:p w:rsidR="00000000" w:rsidDel="00000000" w:rsidP="00000000" w:rsidRDefault="00000000" w:rsidRPr="00000000" w14:paraId="00000102">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r>
        <w:tc>
          <w:tcPr>
            <w:vAlign w:val="center"/>
          </w:tcPr>
          <w:p w:rsidR="00000000" w:rsidDel="00000000" w:rsidP="00000000" w:rsidRDefault="00000000" w:rsidRPr="00000000" w14:paraId="0000010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007</w:t>
            </w:r>
          </w:p>
        </w:tc>
        <w:tc>
          <w:tcPr/>
          <w:p w:rsidR="00000000" w:rsidDel="00000000" w:rsidP="00000000" w:rsidRDefault="00000000" w:rsidRPr="00000000" w14:paraId="00000104">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A locadora possui clientes pessoa física e pessoa jurídica</w:t>
            </w:r>
            <w:r w:rsidDel="00000000" w:rsidR="00000000" w:rsidRPr="00000000">
              <w:rPr>
                <w:rtl w:val="0"/>
              </w:rPr>
            </w:r>
          </w:p>
        </w:tc>
        <w:tc>
          <w:tcPr>
            <w:vAlign w:val="center"/>
          </w:tcPr>
          <w:p w:rsidR="00000000" w:rsidDel="00000000" w:rsidP="00000000" w:rsidRDefault="00000000" w:rsidRPr="00000000" w14:paraId="00000105">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r>
        <w:tc>
          <w:tcPr>
            <w:vAlign w:val="center"/>
          </w:tcPr>
          <w:p w:rsidR="00000000" w:rsidDel="00000000" w:rsidP="00000000" w:rsidRDefault="00000000" w:rsidRPr="00000000" w14:paraId="0000010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008</w:t>
            </w:r>
          </w:p>
        </w:tc>
        <w:tc>
          <w:tcPr/>
          <w:p w:rsidR="00000000" w:rsidDel="00000000" w:rsidP="00000000" w:rsidRDefault="00000000" w:rsidRPr="00000000" w14:paraId="00000107">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Necessário guardar todos os dados do motorista, para que caso haja uma multa os pontos sejam atribuídos ao mesmo.</w:t>
            </w:r>
            <w:r w:rsidDel="00000000" w:rsidR="00000000" w:rsidRPr="00000000">
              <w:rPr>
                <w:rtl w:val="0"/>
              </w:rPr>
            </w:r>
          </w:p>
        </w:tc>
        <w:tc>
          <w:tcPr>
            <w:vAlign w:val="center"/>
          </w:tcPr>
          <w:p w:rsidR="00000000" w:rsidDel="00000000" w:rsidP="00000000" w:rsidRDefault="00000000" w:rsidRPr="00000000" w14:paraId="00000108">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r>
        <w:tc>
          <w:tcPr>
            <w:vAlign w:val="center"/>
          </w:tcPr>
          <w:p w:rsidR="00000000" w:rsidDel="00000000" w:rsidP="00000000" w:rsidRDefault="00000000" w:rsidRPr="00000000" w14:paraId="0000010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009</w:t>
            </w:r>
          </w:p>
        </w:tc>
        <w:tc>
          <w:tcPr/>
          <w:p w:rsidR="00000000" w:rsidDel="00000000" w:rsidP="00000000" w:rsidRDefault="00000000" w:rsidRPr="00000000" w14:paraId="0000010A">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A responsabilidade do pagamento da multa é do cliente locador</w:t>
            </w:r>
            <w:r w:rsidDel="00000000" w:rsidR="00000000" w:rsidRPr="00000000">
              <w:rPr>
                <w:rtl w:val="0"/>
              </w:rPr>
            </w:r>
          </w:p>
        </w:tc>
        <w:tc>
          <w:tcPr>
            <w:vAlign w:val="center"/>
          </w:tcPr>
          <w:p w:rsidR="00000000" w:rsidDel="00000000" w:rsidP="00000000" w:rsidRDefault="00000000" w:rsidRPr="00000000" w14:paraId="0000010B">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r>
        <w:tc>
          <w:tcPr>
            <w:vAlign w:val="center"/>
          </w:tcPr>
          <w:p w:rsidR="00000000" w:rsidDel="00000000" w:rsidP="00000000" w:rsidRDefault="00000000" w:rsidRPr="00000000" w14:paraId="0000010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010</w:t>
            </w:r>
          </w:p>
        </w:tc>
        <w:tc>
          <w:tcPr/>
          <w:p w:rsidR="00000000" w:rsidDel="00000000" w:rsidP="00000000" w:rsidRDefault="00000000" w:rsidRPr="00000000" w14:paraId="0000010D">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Os veículos possuem categorias definidas pela locadora</w:t>
            </w:r>
            <w:r w:rsidDel="00000000" w:rsidR="00000000" w:rsidRPr="00000000">
              <w:rPr>
                <w:rtl w:val="0"/>
              </w:rPr>
            </w:r>
          </w:p>
        </w:tc>
        <w:tc>
          <w:tcPr>
            <w:vAlign w:val="center"/>
          </w:tcPr>
          <w:p w:rsidR="00000000" w:rsidDel="00000000" w:rsidP="00000000" w:rsidRDefault="00000000" w:rsidRPr="00000000" w14:paraId="0000010E">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Daniel Corrêa</w:t>
            </w:r>
            <w:r w:rsidDel="00000000" w:rsidR="00000000" w:rsidRPr="00000000">
              <w:rPr>
                <w:rtl w:val="0"/>
              </w:rPr>
            </w:r>
          </w:p>
        </w:tc>
      </w:tr>
      <w:tr>
        <w:tc>
          <w:tcPr>
            <w:vAlign w:val="center"/>
          </w:tcPr>
          <w:p w:rsidR="00000000" w:rsidDel="00000000" w:rsidP="00000000" w:rsidRDefault="00000000" w:rsidRPr="00000000" w14:paraId="0000010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011</w:t>
            </w:r>
          </w:p>
        </w:tc>
        <w:tc>
          <w:tcPr/>
          <w:p w:rsidR="00000000" w:rsidDel="00000000" w:rsidP="00000000" w:rsidRDefault="00000000" w:rsidRPr="00000000" w14:paraId="00000110">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Horário de funcionamento da locadora é 06:00 às 22:00 horas e dias da semana de funcionamento: de segunda a domingo</w:t>
            </w:r>
            <w:r w:rsidDel="00000000" w:rsidR="00000000" w:rsidRPr="00000000">
              <w:rPr>
                <w:rtl w:val="0"/>
              </w:rPr>
            </w:r>
          </w:p>
        </w:tc>
        <w:tc>
          <w:tcPr>
            <w:vAlign w:val="center"/>
          </w:tcPr>
          <w:p w:rsidR="00000000" w:rsidDel="00000000" w:rsidP="00000000" w:rsidRDefault="00000000" w:rsidRPr="00000000" w14:paraId="00000111">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Daniel Corrêa</w:t>
            </w:r>
            <w:r w:rsidDel="00000000" w:rsidR="00000000" w:rsidRPr="00000000">
              <w:rPr>
                <w:rtl w:val="0"/>
              </w:rPr>
            </w:r>
          </w:p>
        </w:tc>
      </w:tr>
      <w:tr>
        <w:tc>
          <w:tcPr>
            <w:vAlign w:val="center"/>
          </w:tcPr>
          <w:p w:rsidR="00000000" w:rsidDel="00000000" w:rsidP="00000000" w:rsidRDefault="00000000" w:rsidRPr="00000000" w14:paraId="0000011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012</w:t>
            </w:r>
          </w:p>
        </w:tc>
        <w:tc>
          <w:tcPr/>
          <w:p w:rsidR="00000000" w:rsidDel="00000000" w:rsidP="00000000" w:rsidRDefault="00000000" w:rsidRPr="00000000" w14:paraId="00000113">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Listar os veículos por categoria</w:t>
            </w:r>
            <w:r w:rsidDel="00000000" w:rsidR="00000000" w:rsidRPr="00000000">
              <w:rPr>
                <w:rtl w:val="0"/>
              </w:rPr>
            </w:r>
          </w:p>
        </w:tc>
        <w:tc>
          <w:tcPr>
            <w:vAlign w:val="center"/>
          </w:tcPr>
          <w:p w:rsidR="00000000" w:rsidDel="00000000" w:rsidP="00000000" w:rsidRDefault="00000000" w:rsidRPr="00000000" w14:paraId="00000114">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Daniel Corrêa</w:t>
            </w:r>
            <w:r w:rsidDel="00000000" w:rsidR="00000000" w:rsidRPr="00000000">
              <w:rPr>
                <w:rtl w:val="0"/>
              </w:rPr>
            </w:r>
          </w:p>
        </w:tc>
      </w:tr>
      <w:tr>
        <w:tc>
          <w:tcPr>
            <w:vAlign w:val="center"/>
          </w:tcPr>
          <w:p w:rsidR="00000000" w:rsidDel="00000000" w:rsidP="00000000" w:rsidRDefault="00000000" w:rsidRPr="00000000" w14:paraId="0000011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013</w:t>
            </w:r>
          </w:p>
        </w:tc>
        <w:tc>
          <w:tcPr/>
          <w:p w:rsidR="00000000" w:rsidDel="00000000" w:rsidP="00000000" w:rsidRDefault="00000000" w:rsidRPr="00000000" w14:paraId="00000116">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Valor da caução - valor estimado da locação acrescido de 150%</w:t>
            </w:r>
            <w:r w:rsidDel="00000000" w:rsidR="00000000" w:rsidRPr="00000000">
              <w:rPr>
                <w:rtl w:val="0"/>
              </w:rPr>
            </w:r>
          </w:p>
        </w:tc>
        <w:tc>
          <w:tcPr>
            <w:vAlign w:val="center"/>
          </w:tcPr>
          <w:p w:rsidR="00000000" w:rsidDel="00000000" w:rsidP="00000000" w:rsidRDefault="00000000" w:rsidRPr="00000000" w14:paraId="00000117">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Godofreda da Silva</w:t>
            </w:r>
            <w:r w:rsidDel="00000000" w:rsidR="00000000" w:rsidRPr="00000000">
              <w:rPr>
                <w:rtl w:val="0"/>
              </w:rPr>
            </w:r>
          </w:p>
        </w:tc>
      </w:tr>
      <w:tr>
        <w:tc>
          <w:tcPr>
            <w:vAlign w:val="center"/>
          </w:tcPr>
          <w:p w:rsidR="00000000" w:rsidDel="00000000" w:rsidP="00000000" w:rsidRDefault="00000000" w:rsidRPr="00000000" w14:paraId="000001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014</w:t>
            </w:r>
          </w:p>
        </w:tc>
        <w:tc>
          <w:tcPr/>
          <w:p w:rsidR="00000000" w:rsidDel="00000000" w:rsidP="00000000" w:rsidRDefault="00000000" w:rsidRPr="00000000" w14:paraId="00000119">
            <w:pPr>
              <w:spacing w:line="360" w:lineRule="auto"/>
              <w:rPr>
                <w:rFonts w:ascii="Arial" w:cs="Arial" w:eastAsia="Arial" w:hAnsi="Arial"/>
                <w:sz w:val="24"/>
                <w:szCs w:val="24"/>
              </w:rPr>
            </w:pPr>
            <w:r w:rsidDel="00000000" w:rsidR="00000000" w:rsidRPr="00000000">
              <w:rPr>
                <w:sz w:val="23"/>
                <w:szCs w:val="23"/>
                <w:rtl w:val="0"/>
              </w:rPr>
              <w:t xml:space="preserve">Listar os veículos disponíveis de uma determinada categoria</w:t>
            </w:r>
            <w:r w:rsidDel="00000000" w:rsidR="00000000" w:rsidRPr="00000000">
              <w:rPr>
                <w:rtl w:val="0"/>
              </w:rPr>
            </w:r>
          </w:p>
        </w:tc>
        <w:tc>
          <w:tcPr>
            <w:vAlign w:val="center"/>
          </w:tcPr>
          <w:p w:rsidR="00000000" w:rsidDel="00000000" w:rsidP="00000000" w:rsidRDefault="00000000" w:rsidRPr="00000000" w14:paraId="0000011A">
            <w:pPr>
              <w:spacing w:line="360" w:lineRule="auto"/>
              <w:rPr>
                <w:rFonts w:ascii="Arial" w:cs="Arial" w:eastAsia="Arial" w:hAnsi="Arial"/>
                <w:sz w:val="24"/>
                <w:szCs w:val="24"/>
              </w:rPr>
            </w:pPr>
            <w:r w:rsidDel="00000000" w:rsidR="00000000" w:rsidRPr="00000000">
              <w:rPr>
                <w:sz w:val="23"/>
                <w:szCs w:val="23"/>
                <w:rtl w:val="0"/>
              </w:rPr>
              <w:t xml:space="preserve">Leonardo da Vinte</w:t>
            </w:r>
            <w:r w:rsidDel="00000000" w:rsidR="00000000" w:rsidRPr="00000000">
              <w:rPr>
                <w:rtl w:val="0"/>
              </w:rPr>
            </w:r>
          </w:p>
        </w:tc>
      </w:tr>
      <w:tr>
        <w:tc>
          <w:tcPr>
            <w:vAlign w:val="center"/>
          </w:tcPr>
          <w:p w:rsidR="00000000" w:rsidDel="00000000" w:rsidP="00000000" w:rsidRDefault="00000000" w:rsidRPr="00000000" w14:paraId="0000011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RU 015</w:t>
            </w:r>
          </w:p>
        </w:tc>
        <w:tc>
          <w:tcPr/>
          <w:p w:rsidR="00000000" w:rsidDel="00000000" w:rsidP="00000000" w:rsidRDefault="00000000" w:rsidRPr="00000000" w14:paraId="0000011C">
            <w:pPr>
              <w:spacing w:line="360" w:lineRule="auto"/>
              <w:rPr>
                <w:rFonts w:ascii="Arial" w:cs="Arial" w:eastAsia="Arial" w:hAnsi="Arial"/>
                <w:sz w:val="24"/>
                <w:szCs w:val="24"/>
              </w:rPr>
            </w:pPr>
            <w:r w:rsidDel="00000000" w:rsidR="00000000" w:rsidRPr="00000000">
              <w:rPr>
                <w:sz w:val="23"/>
                <w:szCs w:val="23"/>
                <w:rtl w:val="0"/>
              </w:rPr>
              <w:t xml:space="preserve">O valor da locação é definido de acordo com sua categoria - Econômico, Intermediário, SUV, Executivo e Utilitário</w:t>
            </w:r>
            <w:r w:rsidDel="00000000" w:rsidR="00000000" w:rsidRPr="00000000">
              <w:rPr>
                <w:rtl w:val="0"/>
              </w:rPr>
            </w:r>
          </w:p>
        </w:tc>
        <w:tc>
          <w:tcPr>
            <w:vAlign w:val="center"/>
          </w:tcPr>
          <w:p w:rsidR="00000000" w:rsidDel="00000000" w:rsidP="00000000" w:rsidRDefault="00000000" w:rsidRPr="00000000" w14:paraId="0000011D">
            <w:pPr>
              <w:spacing w:line="360" w:lineRule="auto"/>
              <w:rPr>
                <w:rFonts w:ascii="Arial" w:cs="Arial" w:eastAsia="Arial" w:hAnsi="Arial"/>
                <w:sz w:val="24"/>
                <w:szCs w:val="24"/>
              </w:rPr>
            </w:pPr>
            <w:r w:rsidDel="00000000" w:rsidR="00000000" w:rsidRPr="00000000">
              <w:rPr>
                <w:rtl w:val="0"/>
              </w:rPr>
              <w:t xml:space="preserve"> </w:t>
            </w:r>
            <w:r w:rsidDel="00000000" w:rsidR="00000000" w:rsidRPr="00000000">
              <w:rPr>
                <w:sz w:val="23"/>
                <w:szCs w:val="23"/>
                <w:rtl w:val="0"/>
              </w:rPr>
              <w:t xml:space="preserve">Maria das Dores</w:t>
            </w:r>
            <w:r w:rsidDel="00000000" w:rsidR="00000000" w:rsidRPr="00000000">
              <w:rPr>
                <w:rtl w:val="0"/>
              </w:rPr>
            </w:r>
          </w:p>
        </w:tc>
      </w:tr>
    </w:tbl>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pStyle w:val="Heading2"/>
        <w:ind w:firstLine="720"/>
        <w:rPr/>
      </w:pPr>
      <w:bookmarkStart w:colFirst="0" w:colLast="0" w:name="_heading=h.1pxezwc" w:id="32"/>
      <w:bookmarkEnd w:id="32"/>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ind w:firstLine="720"/>
        <w:rPr/>
      </w:pPr>
      <w:r w:rsidDel="00000000" w:rsidR="00000000" w:rsidRPr="00000000">
        <w:rPr>
          <w:rtl w:val="0"/>
        </w:rPr>
      </w:r>
    </w:p>
    <w:p w:rsidR="00000000" w:rsidDel="00000000" w:rsidP="00000000" w:rsidRDefault="00000000" w:rsidRPr="00000000" w14:paraId="00000125">
      <w:pPr>
        <w:pStyle w:val="Heading2"/>
        <w:ind w:left="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ind w:firstLine="720"/>
        <w:rPr/>
      </w:pPr>
      <w:r w:rsidDel="00000000" w:rsidR="00000000" w:rsidRPr="00000000">
        <w:rPr>
          <w:rtl w:val="0"/>
        </w:rPr>
        <w:t xml:space="preserve">Requisitos Funcionais</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spacing w:line="360" w:lineRule="auto"/>
        <w:ind w:left="20" w:firstLine="689"/>
        <w:jc w:val="both"/>
        <w:rPr>
          <w:color w:val="000000"/>
          <w:sz w:val="24"/>
          <w:szCs w:val="24"/>
        </w:rPr>
      </w:pPr>
      <w:r w:rsidDel="00000000" w:rsidR="00000000" w:rsidRPr="00000000">
        <w:rPr>
          <w:color w:val="000000"/>
          <w:sz w:val="24"/>
          <w:szCs w:val="24"/>
          <w:rtl w:val="0"/>
        </w:rPr>
        <w:t xml:space="preserve">São apresentados a seguir, na forma do modelo de requisitos funcionais, todas as funcionalidades definidas no processo de elicitação de requisitos do sistema.</w:t>
      </w:r>
    </w:p>
    <w:p w:rsidR="00000000" w:rsidDel="00000000" w:rsidP="00000000" w:rsidRDefault="00000000" w:rsidRPr="00000000" w14:paraId="0000012B">
      <w:pPr>
        <w:rPr>
          <w:sz w:val="24"/>
          <w:szCs w:val="24"/>
        </w:rPr>
      </w:pPr>
      <w:r w:rsidDel="00000000" w:rsidR="00000000" w:rsidRPr="00000000">
        <w:rPr>
          <w:rtl w:val="0"/>
        </w:rPr>
      </w:r>
    </w:p>
    <w:tbl>
      <w:tblPr>
        <w:tblStyle w:val="Table5"/>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E">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2">
            <w:pPr>
              <w:jc w:val="both"/>
              <w:rPr>
                <w:sz w:val="24"/>
                <w:szCs w:val="24"/>
              </w:rPr>
            </w:pPr>
            <w:r w:rsidDel="00000000" w:rsidR="00000000" w:rsidRPr="00000000">
              <w:rPr>
                <w:b w:val="1"/>
                <w:sz w:val="24"/>
                <w:szCs w:val="24"/>
                <w:rtl w:val="0"/>
              </w:rPr>
              <w:t xml:space="preserve">RF 001</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Locação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CSU 006, CSU 007</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Permitir que o operador do software libera o empréstimo de veículo ao motorista, tendo suas regras definidas nas dependências. </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É feito o inclusão, consulta, alteração ou exclusão de locação no software, sendo gravados no banco de dados.</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Para a inclusão e feito primeiro a consulta se já existe a locação e depois o preenchimento dos dados conforme itens de cadastro de locação.</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Para consultar e feito verificação no banco de dados retornando a solicitação aplicada.</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Para alterar e feito a verificação no banco de dados retornando a ficha de cadastro para preenchimento.</w:t>
            </w:r>
          </w:p>
          <w:p w:rsidR="00000000" w:rsidDel="00000000" w:rsidP="00000000" w:rsidRDefault="00000000" w:rsidRPr="00000000" w14:paraId="0000014F">
            <w:pPr>
              <w:jc w:val="both"/>
              <w:rPr>
                <w:sz w:val="24"/>
                <w:szCs w:val="24"/>
              </w:rPr>
            </w:pPr>
            <w:r w:rsidDel="00000000" w:rsidR="00000000" w:rsidRPr="00000000">
              <w:rPr>
                <w:sz w:val="24"/>
                <w:szCs w:val="24"/>
                <w:rtl w:val="0"/>
              </w:rPr>
              <w:t xml:space="preserve">Para exclusão e feito a verificação no banco de dados e excluindo a solicitação que foi feita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55">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Verificar no banco de dados se o livro selecionado está armazenado na pasta DISPONÍVEL ou LOCADO.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1">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2">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3">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4">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5">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RU 001, RU 008, RU 009, RU013</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A">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pPr>
      <w:r w:rsidDel="00000000" w:rsidR="00000000" w:rsidRPr="00000000">
        <w:br w:type="page"/>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tbl>
      <w:tblPr>
        <w:tblStyle w:val="Table6"/>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3">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7">
            <w:pPr>
              <w:jc w:val="both"/>
              <w:rPr>
                <w:sz w:val="24"/>
                <w:szCs w:val="24"/>
              </w:rPr>
            </w:pPr>
            <w:r w:rsidDel="00000000" w:rsidR="00000000" w:rsidRPr="00000000">
              <w:rPr>
                <w:b w:val="1"/>
                <w:sz w:val="24"/>
                <w:szCs w:val="24"/>
                <w:rtl w:val="0"/>
              </w:rPr>
              <w:t xml:space="preserve">RF002</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Cadastro de Pessoa</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CSU 005</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rPr>
                <w:color w:val="00ff00"/>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7">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É feito o inclusão, consulta, alteração ou exclusão de usuários do software e cliente da locadora, sendo gravados no banco de dados.</w:t>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Para a inclusão e feito primeiro a consulta se já existe a cliente e depois o preenchimento dos dados conforme itens de cadastro de cliente.</w:t>
            </w:r>
          </w:p>
          <w:p w:rsidR="00000000" w:rsidDel="00000000" w:rsidP="00000000" w:rsidRDefault="00000000" w:rsidRPr="00000000" w14:paraId="00000191">
            <w:pPr>
              <w:jc w:val="both"/>
              <w:rPr>
                <w:sz w:val="24"/>
                <w:szCs w:val="24"/>
              </w:rPr>
            </w:pPr>
            <w:r w:rsidDel="00000000" w:rsidR="00000000" w:rsidRPr="00000000">
              <w:rPr>
                <w:sz w:val="24"/>
                <w:szCs w:val="24"/>
                <w:rtl w:val="0"/>
              </w:rPr>
              <w:t xml:space="preserve">Para consultar e feito verificação no banco de dados retornando a solicitação aplicada.</w:t>
            </w:r>
          </w:p>
          <w:p w:rsidR="00000000" w:rsidDel="00000000" w:rsidP="00000000" w:rsidRDefault="00000000" w:rsidRPr="00000000" w14:paraId="00000192">
            <w:pPr>
              <w:jc w:val="both"/>
              <w:rPr>
                <w:sz w:val="24"/>
                <w:szCs w:val="24"/>
              </w:rPr>
            </w:pPr>
            <w:r w:rsidDel="00000000" w:rsidR="00000000" w:rsidRPr="00000000">
              <w:rPr>
                <w:sz w:val="24"/>
                <w:szCs w:val="24"/>
                <w:rtl w:val="0"/>
              </w:rPr>
              <w:t xml:space="preserve">Para alterar e feito a verificação no banco de dados retornando a ficha de cadastro para preenchimento.</w:t>
            </w:r>
          </w:p>
          <w:p w:rsidR="00000000" w:rsidDel="00000000" w:rsidP="00000000" w:rsidRDefault="00000000" w:rsidRPr="00000000" w14:paraId="00000193">
            <w:pPr>
              <w:jc w:val="both"/>
              <w:rPr>
                <w:sz w:val="24"/>
                <w:szCs w:val="24"/>
              </w:rPr>
            </w:pPr>
            <w:r w:rsidDel="00000000" w:rsidR="00000000" w:rsidRPr="00000000">
              <w:rPr>
                <w:sz w:val="24"/>
                <w:szCs w:val="24"/>
                <w:rtl w:val="0"/>
              </w:rPr>
              <w:t xml:space="preserve">Para exclusão e feito a verificação no banco de dados e excluindo a solicitação que foi feita.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F">
            <w:pPr>
              <w:jc w:val="both"/>
              <w:rPr>
                <w:sz w:val="24"/>
                <w:szCs w:val="24"/>
              </w:rPr>
            </w:pPr>
            <w:r w:rsidDel="00000000" w:rsidR="00000000" w:rsidRPr="00000000">
              <w:rPr>
                <w:sz w:val="24"/>
                <w:szCs w:val="24"/>
                <w:rtl w:val="0"/>
              </w:rPr>
              <w:t xml:space="preserve">Verificar se foi armazenados, encontrado, alterado ou excluído corretamente para o banco de dados.</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5">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6">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7">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8">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9">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B">
            <w:pPr>
              <w:jc w:val="both"/>
              <w:rPr>
                <w:sz w:val="24"/>
                <w:szCs w:val="24"/>
              </w:rPr>
            </w:pPr>
            <w:r w:rsidDel="00000000" w:rsidR="00000000" w:rsidRPr="00000000">
              <w:rPr>
                <w:sz w:val="24"/>
                <w:szCs w:val="24"/>
                <w:rtl w:val="0"/>
              </w:rPr>
              <w:t xml:space="preserve">RU 002, RU007,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E">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F">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tbl>
      <w:tblPr>
        <w:tblStyle w:val="Table7"/>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6">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A">
            <w:pPr>
              <w:jc w:val="both"/>
              <w:rPr>
                <w:sz w:val="24"/>
                <w:szCs w:val="24"/>
              </w:rPr>
            </w:pPr>
            <w:r w:rsidDel="00000000" w:rsidR="00000000" w:rsidRPr="00000000">
              <w:rPr>
                <w:b w:val="1"/>
                <w:sz w:val="24"/>
                <w:szCs w:val="24"/>
                <w:rtl w:val="0"/>
              </w:rPr>
              <w:t xml:space="preserve">RF 003</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C">
            <w:pPr>
              <w:jc w:val="both"/>
              <w:rPr>
                <w:sz w:val="24"/>
                <w:szCs w:val="24"/>
              </w:rPr>
            </w:pPr>
            <w:r w:rsidDel="00000000" w:rsidR="00000000" w:rsidRPr="00000000">
              <w:rPr>
                <w:sz w:val="24"/>
                <w:szCs w:val="24"/>
                <w:rtl w:val="0"/>
              </w:rPr>
              <w:t xml:space="preserve">Cadastro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2">
            <w:pPr>
              <w:jc w:val="both"/>
              <w:rPr>
                <w:sz w:val="24"/>
                <w:szCs w:val="24"/>
              </w:rPr>
            </w:pPr>
            <w:r w:rsidDel="00000000" w:rsidR="00000000" w:rsidRPr="00000000">
              <w:rPr>
                <w:sz w:val="24"/>
                <w:szCs w:val="24"/>
                <w:rtl w:val="0"/>
              </w:rPr>
              <w:t xml:space="preserve">É feito o inclusão, consulta, alteração ou exclusão de veículo do software, sendo gravados no banco de dados.</w:t>
            </w:r>
          </w:p>
          <w:p w:rsidR="00000000" w:rsidDel="00000000" w:rsidP="00000000" w:rsidRDefault="00000000" w:rsidRPr="00000000" w14:paraId="000001D3">
            <w:pPr>
              <w:jc w:val="both"/>
              <w:rPr>
                <w:sz w:val="24"/>
                <w:szCs w:val="24"/>
              </w:rPr>
            </w:pPr>
            <w:r w:rsidDel="00000000" w:rsidR="00000000" w:rsidRPr="00000000">
              <w:rPr>
                <w:sz w:val="24"/>
                <w:szCs w:val="24"/>
                <w:rtl w:val="0"/>
              </w:rPr>
              <w:t xml:space="preserve">Para a inclusão e feito primeiro a consulta se já existe a veículo e depois o preenchimento dos dados conforme itens de cadastro de veículo.</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Para consultar e feito verificação no banco de dados retornando a solicitação aplicada.</w:t>
            </w:r>
          </w:p>
          <w:p w:rsidR="00000000" w:rsidDel="00000000" w:rsidP="00000000" w:rsidRDefault="00000000" w:rsidRPr="00000000" w14:paraId="000001D5">
            <w:pPr>
              <w:jc w:val="both"/>
              <w:rPr>
                <w:sz w:val="24"/>
                <w:szCs w:val="24"/>
              </w:rPr>
            </w:pPr>
            <w:r w:rsidDel="00000000" w:rsidR="00000000" w:rsidRPr="00000000">
              <w:rPr>
                <w:sz w:val="24"/>
                <w:szCs w:val="24"/>
                <w:rtl w:val="0"/>
              </w:rPr>
              <w:t xml:space="preserve">Para alterar e feito a verificação no banco de dados retornando a ficha de cadastro para preenchimento.</w:t>
            </w:r>
          </w:p>
          <w:p w:rsidR="00000000" w:rsidDel="00000000" w:rsidP="00000000" w:rsidRDefault="00000000" w:rsidRPr="00000000" w14:paraId="000001D6">
            <w:pPr>
              <w:jc w:val="both"/>
              <w:rPr>
                <w:sz w:val="24"/>
                <w:szCs w:val="24"/>
              </w:rPr>
            </w:pPr>
            <w:r w:rsidDel="00000000" w:rsidR="00000000" w:rsidRPr="00000000">
              <w:rPr>
                <w:sz w:val="24"/>
                <w:szCs w:val="24"/>
                <w:rtl w:val="0"/>
              </w:rPr>
              <w:t xml:space="preserve">Para exclusão e feito a verificação no banco de dados e excluindo a solicitação que foi feita.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C">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2">
            <w:pPr>
              <w:jc w:val="both"/>
              <w:rPr>
                <w:sz w:val="24"/>
                <w:szCs w:val="24"/>
              </w:rPr>
            </w:pPr>
            <w:r w:rsidDel="00000000" w:rsidR="00000000" w:rsidRPr="00000000">
              <w:rPr>
                <w:sz w:val="24"/>
                <w:szCs w:val="24"/>
                <w:rtl w:val="0"/>
              </w:rPr>
              <w:t xml:space="preserve">Verificar se foi armazenado, encontrado, alterado ou excluído corretamente para o banco de dados.</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8">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9">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B">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C">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E">
            <w:pPr>
              <w:jc w:val="both"/>
              <w:rPr>
                <w:sz w:val="24"/>
                <w:szCs w:val="24"/>
              </w:rPr>
            </w:pPr>
            <w:r w:rsidDel="00000000" w:rsidR="00000000" w:rsidRPr="00000000">
              <w:rPr>
                <w:sz w:val="24"/>
                <w:szCs w:val="24"/>
                <w:rtl w:val="0"/>
              </w:rPr>
              <w:t xml:space="preserve">RU 003, RU005, RU012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1">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2">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1F4">
      <w:pPr>
        <w:rPr>
          <w:sz w:val="24"/>
          <w:szCs w:val="24"/>
        </w:rPr>
      </w:pPr>
      <w:r w:rsidDel="00000000" w:rsidR="00000000" w:rsidRPr="00000000">
        <w:rPr>
          <w:rtl w:val="0"/>
        </w:rPr>
      </w:r>
    </w:p>
    <w:p w:rsidR="00000000" w:rsidDel="00000000" w:rsidP="00000000" w:rsidRDefault="00000000" w:rsidRPr="00000000" w14:paraId="000001F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tbl>
      <w:tblPr>
        <w:tblStyle w:val="Table8"/>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9">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D">
            <w:pPr>
              <w:jc w:val="both"/>
              <w:rPr>
                <w:sz w:val="24"/>
                <w:szCs w:val="24"/>
              </w:rPr>
            </w:pPr>
            <w:r w:rsidDel="00000000" w:rsidR="00000000" w:rsidRPr="00000000">
              <w:rPr>
                <w:b w:val="1"/>
                <w:sz w:val="24"/>
                <w:szCs w:val="24"/>
                <w:rtl w:val="0"/>
              </w:rPr>
              <w:t xml:space="preserve">RF 004</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Cadastrar Categoria</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D">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É feito o inclusão, consulta, alteração ou exclusão de categoria para o veículo, sendo gravados no banco de dados.</w:t>
            </w:r>
          </w:p>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Para a inclusão e feito primeiro a consulta se já existe a categoria e depois o preenchimento dos dados conforme itens de cadastro de categoria.</w:t>
            </w:r>
          </w:p>
          <w:p w:rsidR="00000000" w:rsidDel="00000000" w:rsidP="00000000" w:rsidRDefault="00000000" w:rsidRPr="00000000" w14:paraId="00000217">
            <w:pPr>
              <w:jc w:val="both"/>
              <w:rPr>
                <w:sz w:val="24"/>
                <w:szCs w:val="24"/>
              </w:rPr>
            </w:pPr>
            <w:r w:rsidDel="00000000" w:rsidR="00000000" w:rsidRPr="00000000">
              <w:rPr>
                <w:sz w:val="24"/>
                <w:szCs w:val="24"/>
                <w:rtl w:val="0"/>
              </w:rPr>
              <w:t xml:space="preserve">Para consultar e feito verificação no banco de dados retornando a solicitação aplicada.</w:t>
            </w:r>
          </w:p>
          <w:p w:rsidR="00000000" w:rsidDel="00000000" w:rsidP="00000000" w:rsidRDefault="00000000" w:rsidRPr="00000000" w14:paraId="00000218">
            <w:pPr>
              <w:jc w:val="both"/>
              <w:rPr>
                <w:sz w:val="24"/>
                <w:szCs w:val="24"/>
              </w:rPr>
            </w:pPr>
            <w:r w:rsidDel="00000000" w:rsidR="00000000" w:rsidRPr="00000000">
              <w:rPr>
                <w:sz w:val="24"/>
                <w:szCs w:val="24"/>
                <w:rtl w:val="0"/>
              </w:rPr>
              <w:t xml:space="preserve">Para alterar e feito a verificação no banco de dados retornando a ficha de cadastro para preenchimento.</w:t>
            </w:r>
          </w:p>
          <w:p w:rsidR="00000000" w:rsidDel="00000000" w:rsidP="00000000" w:rsidRDefault="00000000" w:rsidRPr="00000000" w14:paraId="00000219">
            <w:pPr>
              <w:jc w:val="both"/>
              <w:rPr>
                <w:sz w:val="24"/>
                <w:szCs w:val="24"/>
              </w:rPr>
            </w:pPr>
            <w:r w:rsidDel="00000000" w:rsidR="00000000" w:rsidRPr="00000000">
              <w:rPr>
                <w:sz w:val="24"/>
                <w:szCs w:val="24"/>
                <w:rtl w:val="0"/>
              </w:rPr>
              <w:t xml:space="preserve">Para exclusão e feito a verificação no banco de dados e excluindo a solicitação que foi feita.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F">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5">
            <w:pPr>
              <w:jc w:val="both"/>
              <w:rPr>
                <w:sz w:val="24"/>
                <w:szCs w:val="24"/>
              </w:rPr>
            </w:pPr>
            <w:r w:rsidDel="00000000" w:rsidR="00000000" w:rsidRPr="00000000">
              <w:rPr>
                <w:rtl w:val="0"/>
              </w:rPr>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B">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C">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F">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RU 010, RU014, RU015</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4">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5">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237">
      <w:pPr>
        <w:rPr>
          <w:sz w:val="24"/>
          <w:szCs w:val="24"/>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9">
      <w:pPr>
        <w:rPr>
          <w:sz w:val="24"/>
          <w:szCs w:val="24"/>
        </w:rPr>
      </w:pPr>
      <w:r w:rsidDel="00000000" w:rsidR="00000000" w:rsidRPr="00000000">
        <w:rPr>
          <w:rtl w:val="0"/>
        </w:rPr>
      </w:r>
    </w:p>
    <w:tbl>
      <w:tblPr>
        <w:tblStyle w:val="Table9"/>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A">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B">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C">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D">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E">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F">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0">
            <w:pPr>
              <w:jc w:val="both"/>
              <w:rPr>
                <w:sz w:val="24"/>
                <w:szCs w:val="24"/>
              </w:rPr>
            </w:pPr>
            <w:r w:rsidDel="00000000" w:rsidR="00000000" w:rsidRPr="00000000">
              <w:rPr>
                <w:b w:val="1"/>
                <w:sz w:val="24"/>
                <w:szCs w:val="24"/>
                <w:rtl w:val="0"/>
              </w:rPr>
              <w:t xml:space="preserve">RF 005</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1">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2">
            <w:pPr>
              <w:jc w:val="both"/>
              <w:rPr>
                <w:sz w:val="24"/>
                <w:szCs w:val="24"/>
              </w:rPr>
            </w:pPr>
            <w:r w:rsidDel="00000000" w:rsidR="00000000" w:rsidRPr="00000000">
              <w:rPr>
                <w:sz w:val="24"/>
                <w:szCs w:val="24"/>
                <w:rtl w:val="0"/>
              </w:rPr>
              <w:t xml:space="preserve">Cadastrar Motorista</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8">
            <w:pPr>
              <w:widowControl w:val="0"/>
              <w:rPr>
                <w:b w:val="1"/>
                <w:color w:val="00ff00"/>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9">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A">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C">
            <w:pPr>
              <w:jc w:val="both"/>
              <w:rPr>
                <w:sz w:val="24"/>
                <w:szCs w:val="24"/>
              </w:rPr>
            </w:pPr>
            <w:r w:rsidDel="00000000" w:rsidR="00000000" w:rsidRPr="00000000">
              <w:rPr>
                <w:sz w:val="24"/>
                <w:szCs w:val="24"/>
                <w:rtl w:val="0"/>
              </w:rPr>
              <w:t xml:space="preserve">CSU 008</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F">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0">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2">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8">
            <w:pPr>
              <w:jc w:val="both"/>
              <w:rPr>
                <w:sz w:val="24"/>
                <w:szCs w:val="24"/>
              </w:rPr>
            </w:pPr>
            <w:r w:rsidDel="00000000" w:rsidR="00000000" w:rsidRPr="00000000">
              <w:rPr>
                <w:sz w:val="24"/>
                <w:szCs w:val="24"/>
                <w:rtl w:val="0"/>
              </w:rPr>
              <w:t xml:space="preserve">É feito o inclusão, consulta, alteração ou exclusão do motorista do veículo, sendo gravados no banco de dados.</w:t>
            </w:r>
          </w:p>
          <w:p w:rsidR="00000000" w:rsidDel="00000000" w:rsidP="00000000" w:rsidRDefault="00000000" w:rsidRPr="00000000" w14:paraId="00000259">
            <w:pPr>
              <w:jc w:val="both"/>
              <w:rPr>
                <w:sz w:val="24"/>
                <w:szCs w:val="24"/>
              </w:rPr>
            </w:pPr>
            <w:r w:rsidDel="00000000" w:rsidR="00000000" w:rsidRPr="00000000">
              <w:rPr>
                <w:sz w:val="24"/>
                <w:szCs w:val="24"/>
                <w:rtl w:val="0"/>
              </w:rPr>
              <w:t xml:space="preserve">Para a inclusão e feito primeiro a consulta se já existe a motorista e depois o preenchimento dos dados conforme itens de cadastro de motorista.</w:t>
            </w:r>
          </w:p>
          <w:p w:rsidR="00000000" w:rsidDel="00000000" w:rsidP="00000000" w:rsidRDefault="00000000" w:rsidRPr="00000000" w14:paraId="0000025A">
            <w:pPr>
              <w:jc w:val="both"/>
              <w:rPr>
                <w:sz w:val="24"/>
                <w:szCs w:val="24"/>
              </w:rPr>
            </w:pPr>
            <w:r w:rsidDel="00000000" w:rsidR="00000000" w:rsidRPr="00000000">
              <w:rPr>
                <w:sz w:val="24"/>
                <w:szCs w:val="24"/>
                <w:rtl w:val="0"/>
              </w:rPr>
              <w:t xml:space="preserve">Para consultar e feito verificação no banco de dados retornando a solicitação aplicada.</w:t>
            </w:r>
          </w:p>
          <w:p w:rsidR="00000000" w:rsidDel="00000000" w:rsidP="00000000" w:rsidRDefault="00000000" w:rsidRPr="00000000" w14:paraId="0000025B">
            <w:pPr>
              <w:jc w:val="both"/>
              <w:rPr>
                <w:sz w:val="24"/>
                <w:szCs w:val="24"/>
              </w:rPr>
            </w:pPr>
            <w:r w:rsidDel="00000000" w:rsidR="00000000" w:rsidRPr="00000000">
              <w:rPr>
                <w:sz w:val="24"/>
                <w:szCs w:val="24"/>
                <w:rtl w:val="0"/>
              </w:rPr>
              <w:t xml:space="preserve">Para alterar e feito a verificação no banco de dados retornando a ficha de cadastro para preenchimento.</w:t>
            </w:r>
          </w:p>
          <w:p w:rsidR="00000000" w:rsidDel="00000000" w:rsidP="00000000" w:rsidRDefault="00000000" w:rsidRPr="00000000" w14:paraId="0000025C">
            <w:pPr>
              <w:jc w:val="both"/>
              <w:rPr>
                <w:sz w:val="24"/>
                <w:szCs w:val="24"/>
              </w:rPr>
            </w:pPr>
            <w:r w:rsidDel="00000000" w:rsidR="00000000" w:rsidRPr="00000000">
              <w:rPr>
                <w:sz w:val="24"/>
                <w:szCs w:val="24"/>
                <w:rtl w:val="0"/>
              </w:rPr>
              <w:t xml:space="preserve">Para exclusão e feito a verificação no banco de dados e excluindo a solicitação que foi feita.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Verificar se foi armazenados, encontrado, alterado ou excluído corretamente para o banco de dados.</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E">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F">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0">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1">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2">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RU004, RU006</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7">
            <w:pPr>
              <w:widowControl w:val="0"/>
              <w:rPr>
                <w:color w:val="00ff00"/>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qp4jqrar1c90" w:id="33"/>
      <w:bookmarkEnd w:id="33"/>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C">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D">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E">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F">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0">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1">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2">
            <w:pPr>
              <w:jc w:val="both"/>
              <w:rPr>
                <w:sz w:val="24"/>
                <w:szCs w:val="24"/>
              </w:rPr>
            </w:pPr>
            <w:r w:rsidDel="00000000" w:rsidR="00000000" w:rsidRPr="00000000">
              <w:rPr>
                <w:b w:val="1"/>
                <w:sz w:val="24"/>
                <w:szCs w:val="24"/>
                <w:rtl w:val="0"/>
              </w:rPr>
              <w:t xml:space="preserve">RF 006</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3">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4">
            <w:pPr>
              <w:jc w:val="both"/>
              <w:rPr>
                <w:sz w:val="24"/>
                <w:szCs w:val="24"/>
              </w:rPr>
            </w:pPr>
            <w:r w:rsidDel="00000000" w:rsidR="00000000" w:rsidRPr="00000000">
              <w:rPr>
                <w:sz w:val="24"/>
                <w:szCs w:val="24"/>
                <w:rtl w:val="0"/>
              </w:rPr>
              <w:t xml:space="preserve">Reservar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8">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9">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A">
            <w:pPr>
              <w:widowControl w:val="0"/>
              <w:rPr>
                <w:b w:val="1"/>
                <w:color w:val="00ff00"/>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B">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C">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E">
            <w:pPr>
              <w:jc w:val="both"/>
              <w:rPr>
                <w:sz w:val="24"/>
                <w:szCs w:val="24"/>
              </w:rPr>
            </w:pPr>
            <w:r w:rsidDel="00000000" w:rsidR="00000000" w:rsidRPr="00000000">
              <w:rPr>
                <w:sz w:val="24"/>
                <w:szCs w:val="24"/>
                <w:rtl w:val="0"/>
              </w:rPr>
              <w:t xml:space="preserve">CSU 009</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1">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2">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4">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A">
            <w:pPr>
              <w:jc w:val="both"/>
              <w:rPr>
                <w:sz w:val="24"/>
                <w:szCs w:val="24"/>
              </w:rPr>
            </w:pPr>
            <w:r w:rsidDel="00000000" w:rsidR="00000000" w:rsidRPr="00000000">
              <w:rPr>
                <w:sz w:val="24"/>
                <w:szCs w:val="24"/>
                <w:rtl w:val="0"/>
              </w:rPr>
              <w:t xml:space="preserve">Permitir que o operador do software libera o veículo que esteja disponível para ser reservado para um cliente, ficando como uma pré locação. </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0">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6">
            <w:pPr>
              <w:jc w:val="both"/>
              <w:rPr>
                <w:sz w:val="24"/>
                <w:szCs w:val="24"/>
              </w:rPr>
            </w:pPr>
            <w:r w:rsidDel="00000000" w:rsidR="00000000" w:rsidRPr="00000000">
              <w:rPr>
                <w:sz w:val="24"/>
                <w:szCs w:val="24"/>
                <w:rtl w:val="0"/>
              </w:rPr>
              <w:t xml:space="preserve">Verificar se foi armazenado, encontrado, alterado ou excluído corretamente para o banco de dados.</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2">
            <w:pPr>
              <w:jc w:val="both"/>
              <w:rPr>
                <w:sz w:val="24"/>
                <w:szCs w:val="24"/>
              </w:rPr>
            </w:pP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5">
            <w:pPr>
              <w:widowControl w:val="0"/>
              <w:rPr>
                <w:color w:val="00ff00"/>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6">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2B8">
      <w:pPr>
        <w:rPr/>
      </w:pPr>
      <w:bookmarkStart w:colFirst="0" w:colLast="0" w:name="_heading=h.147n2zr" w:id="34"/>
      <w:bookmarkEnd w:id="34"/>
      <w:r w:rsidDel="00000000" w:rsidR="00000000" w:rsidRPr="00000000">
        <w:rPr>
          <w:rtl w:val="0"/>
        </w:rPr>
      </w:r>
    </w:p>
    <w:p w:rsidR="00000000" w:rsidDel="00000000" w:rsidP="00000000" w:rsidRDefault="00000000" w:rsidRPr="00000000" w14:paraId="000002B9">
      <w:pPr>
        <w:pStyle w:val="Heading2"/>
        <w:ind w:firstLine="720"/>
        <w:rPr/>
      </w:pPr>
      <w:r w:rsidDel="00000000" w:rsidR="00000000" w:rsidRPr="00000000">
        <w:rPr>
          <w:rtl w:val="0"/>
        </w:rPr>
        <w:t xml:space="preserve">Requisitos de Qualidade ou Não Funcionais</w:t>
      </w:r>
    </w:p>
    <w:p w:rsidR="00000000" w:rsidDel="00000000" w:rsidP="00000000" w:rsidRDefault="00000000" w:rsidRPr="00000000" w14:paraId="000002BA">
      <w:pPr>
        <w:spacing w:line="360" w:lineRule="auto"/>
        <w:ind w:left="20" w:firstLine="689"/>
        <w:jc w:val="both"/>
        <w:rPr>
          <w:color w:val="000000"/>
          <w:sz w:val="24"/>
          <w:szCs w:val="24"/>
        </w:rPr>
      </w:pPr>
      <w:r w:rsidDel="00000000" w:rsidR="00000000" w:rsidRPr="00000000">
        <w:rPr>
          <w:rtl w:val="0"/>
        </w:rPr>
      </w:r>
    </w:p>
    <w:p w:rsidR="00000000" w:rsidDel="00000000" w:rsidP="00000000" w:rsidRDefault="00000000" w:rsidRPr="00000000" w14:paraId="000002BB">
      <w:pPr>
        <w:spacing w:line="360" w:lineRule="auto"/>
        <w:ind w:left="20" w:firstLine="689"/>
        <w:jc w:val="both"/>
        <w:rPr>
          <w:color w:val="000000"/>
          <w:sz w:val="24"/>
          <w:szCs w:val="24"/>
        </w:rPr>
      </w:pPr>
      <w:r w:rsidDel="00000000" w:rsidR="00000000" w:rsidRPr="00000000">
        <w:rPr>
          <w:color w:val="000000"/>
          <w:sz w:val="24"/>
          <w:szCs w:val="24"/>
          <w:rtl w:val="0"/>
        </w:rPr>
        <w:t xml:space="preserve">São apresentados a seguir, na forma do modelo de Requisito de Qualidade, os aspectos subjetivos do sistema, como por exemplo, aspectos relacionados </w:t>
      </w:r>
      <w:r w:rsidDel="00000000" w:rsidR="00000000" w:rsidRPr="00000000">
        <w:rPr>
          <w:sz w:val="24"/>
          <w:szCs w:val="24"/>
          <w:rtl w:val="0"/>
        </w:rPr>
        <w:t xml:space="preserve">à informação,</w:t>
      </w:r>
      <w:r w:rsidDel="00000000" w:rsidR="00000000" w:rsidRPr="00000000">
        <w:rPr>
          <w:color w:val="000000"/>
          <w:sz w:val="24"/>
          <w:szCs w:val="24"/>
          <w:rtl w:val="0"/>
        </w:rPr>
        <w:t xml:space="preserve"> legislação, segurança, ética, entre outros.</w:t>
      </w:r>
    </w:p>
    <w:p w:rsidR="00000000" w:rsidDel="00000000" w:rsidP="00000000" w:rsidRDefault="00000000" w:rsidRPr="00000000" w14:paraId="000002BC">
      <w:pPr>
        <w:spacing w:line="360" w:lineRule="auto"/>
        <w:ind w:left="20" w:firstLine="689"/>
        <w:jc w:val="both"/>
        <w:rPr>
          <w:sz w:val="24"/>
          <w:szCs w:val="24"/>
        </w:rPr>
      </w:pPr>
      <w:r w:rsidDel="00000000" w:rsidR="00000000" w:rsidRPr="00000000">
        <w:rPr>
          <w:rtl w:val="0"/>
        </w:rPr>
      </w:r>
    </w:p>
    <w:p w:rsidR="00000000" w:rsidDel="00000000" w:rsidP="00000000" w:rsidRDefault="00000000" w:rsidRPr="00000000" w14:paraId="000002BD">
      <w:pPr>
        <w:rPr>
          <w:sz w:val="24"/>
          <w:szCs w:val="24"/>
        </w:rPr>
      </w:pPr>
      <w:r w:rsidDel="00000000" w:rsidR="00000000" w:rsidRPr="00000000">
        <w:rPr>
          <w:rtl w:val="0"/>
        </w:rPr>
      </w:r>
    </w:p>
    <w:tbl>
      <w:tblPr>
        <w:tblStyle w:val="Table11"/>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0">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1">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4">
            <w:pPr>
              <w:jc w:val="both"/>
              <w:rPr>
                <w:sz w:val="24"/>
                <w:szCs w:val="24"/>
              </w:rPr>
            </w:pPr>
            <w:r w:rsidDel="00000000" w:rsidR="00000000" w:rsidRPr="00000000">
              <w:rPr>
                <w:b w:val="1"/>
                <w:sz w:val="24"/>
                <w:szCs w:val="24"/>
                <w:rtl w:val="0"/>
              </w:rPr>
              <w:t xml:space="preserve">RQ 001</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5">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6">
            <w:pPr>
              <w:jc w:val="both"/>
              <w:rPr>
                <w:sz w:val="24"/>
                <w:szCs w:val="24"/>
              </w:rPr>
            </w:pPr>
            <w:r w:rsidDel="00000000" w:rsidR="00000000" w:rsidRPr="00000000">
              <w:rPr>
                <w:sz w:val="24"/>
                <w:szCs w:val="24"/>
                <w:rtl w:val="0"/>
              </w:rPr>
              <w:t xml:space="preserve">Padrão de locação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B">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C">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D">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E">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0">
            <w:pPr>
              <w:jc w:val="both"/>
              <w:rPr>
                <w:sz w:val="24"/>
                <w:szCs w:val="24"/>
              </w:rPr>
            </w:pPr>
            <w:r w:rsidDel="00000000" w:rsidR="00000000" w:rsidRPr="00000000">
              <w:rPr>
                <w:sz w:val="24"/>
                <w:szCs w:val="24"/>
                <w:rtl w:val="0"/>
              </w:rPr>
              <w:t xml:space="preserve">CSU 006, CSU 007</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3">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4">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6">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C">
            <w:pPr>
              <w:jc w:val="both"/>
              <w:rPr>
                <w:sz w:val="24"/>
                <w:szCs w:val="24"/>
              </w:rPr>
            </w:pPr>
            <w:r w:rsidDel="00000000" w:rsidR="00000000" w:rsidRPr="00000000">
              <w:rPr>
                <w:sz w:val="24"/>
                <w:szCs w:val="24"/>
                <w:rtl w:val="0"/>
              </w:rPr>
              <w:t xml:space="preserve">Padrão de locação de veículos que será utilizado no Locação , conforme validado junto a empresa Mula Car. </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2">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8">
            <w:pPr>
              <w:jc w:val="both"/>
              <w:rPr>
                <w:sz w:val="24"/>
                <w:szCs w:val="24"/>
              </w:rPr>
            </w:pPr>
            <w:bookmarkStart w:colFirst="0" w:colLast="0" w:name="_heading=h.3o7alnk" w:id="35"/>
            <w:bookmarkEnd w:id="35"/>
            <w:r w:rsidDel="00000000" w:rsidR="00000000" w:rsidRPr="00000000">
              <w:rPr>
                <w:sz w:val="24"/>
                <w:szCs w:val="24"/>
                <w:rtl w:val="0"/>
              </w:rPr>
              <w:t xml:space="preserve">Verificar se o padrão foi utilizado.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E">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F">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F0">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F1">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F2">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RU 001, RF 001, DD001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7">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2FA">
      <w:pPr>
        <w:rPr>
          <w:sz w:val="24"/>
          <w:szCs w:val="24"/>
        </w:rPr>
      </w:pPr>
      <w:r w:rsidDel="00000000" w:rsidR="00000000" w:rsidRPr="00000000">
        <w:rPr>
          <w:rtl w:val="0"/>
        </w:rPr>
      </w:r>
    </w:p>
    <w:p w:rsidR="00000000" w:rsidDel="00000000" w:rsidP="00000000" w:rsidRDefault="00000000" w:rsidRPr="00000000" w14:paraId="000002FB">
      <w:pPr>
        <w:rPr>
          <w:sz w:val="24"/>
          <w:szCs w:val="24"/>
        </w:rPr>
      </w:pPr>
      <w:r w:rsidDel="00000000" w:rsidR="00000000" w:rsidRPr="00000000">
        <w:rPr>
          <w:rtl w:val="0"/>
        </w:rPr>
      </w:r>
    </w:p>
    <w:p w:rsidR="00000000" w:rsidDel="00000000" w:rsidP="00000000" w:rsidRDefault="00000000" w:rsidRPr="00000000" w14:paraId="000002FC">
      <w:pPr>
        <w:rPr>
          <w:sz w:val="24"/>
          <w:szCs w:val="24"/>
        </w:rPr>
      </w:pPr>
      <w:r w:rsidDel="00000000" w:rsidR="00000000" w:rsidRPr="00000000">
        <w:rPr>
          <w:rtl w:val="0"/>
        </w:rPr>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p w:rsidR="00000000" w:rsidDel="00000000" w:rsidP="00000000" w:rsidRDefault="00000000" w:rsidRPr="00000000" w14:paraId="000002FF">
      <w:pPr>
        <w:rPr>
          <w:sz w:val="24"/>
          <w:szCs w:val="24"/>
        </w:rPr>
      </w:pPr>
      <w:r w:rsidDel="00000000" w:rsidR="00000000" w:rsidRPr="00000000">
        <w:rPr>
          <w:rtl w:val="0"/>
        </w:rPr>
      </w:r>
    </w:p>
    <w:p w:rsidR="00000000" w:rsidDel="00000000" w:rsidP="00000000" w:rsidRDefault="00000000" w:rsidRPr="00000000" w14:paraId="00000300">
      <w:pPr>
        <w:rPr>
          <w:sz w:val="24"/>
          <w:szCs w:val="24"/>
        </w:rPr>
      </w:pPr>
      <w:r w:rsidDel="00000000" w:rsidR="00000000" w:rsidRPr="00000000">
        <w:rPr>
          <w:rtl w:val="0"/>
        </w:rPr>
      </w:r>
    </w:p>
    <w:p w:rsidR="00000000" w:rsidDel="00000000" w:rsidP="00000000" w:rsidRDefault="00000000" w:rsidRPr="00000000" w14:paraId="00000301">
      <w:pPr>
        <w:rPr>
          <w:sz w:val="24"/>
          <w:szCs w:val="24"/>
        </w:rPr>
      </w:pPr>
      <w:r w:rsidDel="00000000" w:rsidR="00000000" w:rsidRPr="00000000">
        <w:rPr>
          <w:rtl w:val="0"/>
        </w:rPr>
      </w:r>
    </w:p>
    <w:p w:rsidR="00000000" w:rsidDel="00000000" w:rsidP="00000000" w:rsidRDefault="00000000" w:rsidRPr="00000000" w14:paraId="00000302">
      <w:pPr>
        <w:rPr>
          <w:sz w:val="24"/>
          <w:szCs w:val="24"/>
        </w:rPr>
      </w:pPr>
      <w:r w:rsidDel="00000000" w:rsidR="00000000" w:rsidRPr="00000000">
        <w:rPr>
          <w:rtl w:val="0"/>
        </w:rPr>
      </w:r>
    </w:p>
    <w:tbl>
      <w:tblPr>
        <w:tblStyle w:val="Table12"/>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3">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4">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5">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6">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7">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8">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9">
            <w:pPr>
              <w:jc w:val="both"/>
              <w:rPr>
                <w:sz w:val="24"/>
                <w:szCs w:val="24"/>
              </w:rPr>
            </w:pPr>
            <w:r w:rsidDel="00000000" w:rsidR="00000000" w:rsidRPr="00000000">
              <w:rPr>
                <w:b w:val="1"/>
                <w:sz w:val="24"/>
                <w:szCs w:val="24"/>
                <w:rtl w:val="0"/>
              </w:rPr>
              <w:t xml:space="preserve">RQ 002</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A">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Padrão de Cadastros de Pessoas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F">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0">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1">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2">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3">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5">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8">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9">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B">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1">
            <w:pPr>
              <w:jc w:val="both"/>
              <w:rPr>
                <w:sz w:val="24"/>
                <w:szCs w:val="24"/>
              </w:rPr>
            </w:pPr>
            <w:r w:rsidDel="00000000" w:rsidR="00000000" w:rsidRPr="00000000">
              <w:rPr>
                <w:sz w:val="24"/>
                <w:szCs w:val="24"/>
                <w:rtl w:val="0"/>
              </w:rPr>
              <w:t xml:space="preserve">Padrão de Cadastro de Pessoas que será utilizado no sistema para cadastrar os usuários (Clientes/Motorista) da Locadora e Administradores do software, conforme validado com junto a empresa contratante Mula Car.</w:t>
            </w:r>
            <w:r w:rsidDel="00000000" w:rsidR="00000000" w:rsidRPr="00000000">
              <w:rPr>
                <w:color w:val="ff0000"/>
                <w:sz w:val="24"/>
                <w:szCs w:val="24"/>
                <w:rtl w:val="0"/>
              </w:rPr>
              <w:t xml:space="preserve"> </w:t>
            </w:r>
            <w:r w:rsidDel="00000000" w:rsidR="00000000" w:rsidRPr="00000000">
              <w:rPr>
                <w:rtl w:val="0"/>
              </w:rPr>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27">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D">
            <w:pPr>
              <w:jc w:val="both"/>
              <w:rPr>
                <w:sz w:val="24"/>
                <w:szCs w:val="24"/>
              </w:rPr>
            </w:pPr>
            <w:r w:rsidDel="00000000" w:rsidR="00000000" w:rsidRPr="00000000">
              <w:rPr>
                <w:sz w:val="24"/>
                <w:szCs w:val="24"/>
                <w:rtl w:val="0"/>
              </w:rPr>
              <w:t xml:space="preserve">Verificar se o padrão foi utilizado.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3">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4">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5">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6">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7">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9">
            <w:pPr>
              <w:jc w:val="both"/>
              <w:rPr>
                <w:sz w:val="24"/>
                <w:szCs w:val="24"/>
              </w:rPr>
            </w:pPr>
            <w:r w:rsidDel="00000000" w:rsidR="00000000" w:rsidRPr="00000000">
              <w:rPr>
                <w:sz w:val="24"/>
                <w:szCs w:val="24"/>
                <w:rtl w:val="0"/>
              </w:rPr>
              <w:t xml:space="preserve">RU 002, RU 007, RF 002, DD 003</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C">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D">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3"/>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rPr>
          <w:trHeight w:val="600" w:hRule="atLeast"/>
        </w:trP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0">
            <w:pPr>
              <w:widowControl w:val="0"/>
              <w:rPr>
                <w:b w:val="1"/>
                <w:sz w:val="28"/>
                <w:szCs w:val="28"/>
              </w:rPr>
            </w:pPr>
            <w:bookmarkStart w:colFirst="0" w:colLast="0" w:name="_heading=h.fkas5x8gpbaa" w:id="36"/>
            <w:bookmarkEnd w:id="36"/>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1">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2">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3">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4">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46">
            <w:pPr>
              <w:jc w:val="both"/>
              <w:rPr>
                <w:sz w:val="24"/>
                <w:szCs w:val="24"/>
              </w:rPr>
            </w:pPr>
            <w:r w:rsidDel="00000000" w:rsidR="00000000" w:rsidRPr="00000000">
              <w:rPr>
                <w:b w:val="1"/>
                <w:sz w:val="24"/>
                <w:szCs w:val="24"/>
                <w:rtl w:val="0"/>
              </w:rPr>
              <w:t xml:space="preserve">RQ 003</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7">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8">
            <w:pPr>
              <w:jc w:val="both"/>
              <w:rPr>
                <w:sz w:val="24"/>
                <w:szCs w:val="24"/>
              </w:rPr>
            </w:pPr>
            <w:r w:rsidDel="00000000" w:rsidR="00000000" w:rsidRPr="00000000">
              <w:rPr>
                <w:sz w:val="24"/>
                <w:szCs w:val="24"/>
                <w:rtl w:val="0"/>
              </w:rPr>
              <w:t xml:space="preserve">Padrão de Cadastros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C">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D">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E">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F">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0">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2">
            <w:pPr>
              <w:jc w:val="both"/>
              <w:rPr>
                <w:sz w:val="24"/>
                <w:szCs w:val="24"/>
              </w:rPr>
            </w:pPr>
            <w:r w:rsidDel="00000000" w:rsidR="00000000" w:rsidRPr="00000000">
              <w:rPr>
                <w:sz w:val="24"/>
                <w:szCs w:val="24"/>
                <w:rtl w:val="0"/>
              </w:rPr>
              <w:t xml:space="preserve">CSU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5">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6">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8">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E">
            <w:pPr>
              <w:jc w:val="both"/>
              <w:rPr>
                <w:sz w:val="24"/>
                <w:szCs w:val="24"/>
              </w:rPr>
            </w:pPr>
            <w:r w:rsidDel="00000000" w:rsidR="00000000" w:rsidRPr="00000000">
              <w:rPr>
                <w:sz w:val="24"/>
                <w:szCs w:val="24"/>
                <w:rtl w:val="0"/>
              </w:rPr>
              <w:t xml:space="preserve">Padrão de Cadastro de Veículos que será utilizado no sistema para cadastrar os veículos da Locadora, conforme validado com junto a empresa contratante Mula Car.</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64">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A">
            <w:pPr>
              <w:jc w:val="both"/>
              <w:rPr>
                <w:sz w:val="24"/>
                <w:szCs w:val="24"/>
              </w:rPr>
            </w:pPr>
            <w:r w:rsidDel="00000000" w:rsidR="00000000" w:rsidRPr="00000000">
              <w:rPr>
                <w:sz w:val="24"/>
                <w:szCs w:val="24"/>
                <w:rtl w:val="0"/>
              </w:rPr>
              <w:t xml:space="preserve">Verificar se o padrão foi utilizado.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0">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1">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2">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3">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4">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6">
            <w:pPr>
              <w:jc w:val="both"/>
              <w:rPr>
                <w:sz w:val="24"/>
                <w:szCs w:val="24"/>
              </w:rPr>
            </w:pPr>
            <w:r w:rsidDel="00000000" w:rsidR="00000000" w:rsidRPr="00000000">
              <w:rPr>
                <w:sz w:val="24"/>
                <w:szCs w:val="24"/>
                <w:rtl w:val="0"/>
              </w:rPr>
              <w:t xml:space="preserve">RU 003, RU 010, RU 012, RF 003, RF 004,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9">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A">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37C">
      <w:pPr>
        <w:rPr>
          <w:sz w:val="24"/>
          <w:szCs w:val="24"/>
        </w:rPr>
      </w:pPr>
      <w:r w:rsidDel="00000000" w:rsidR="00000000" w:rsidRPr="00000000">
        <w:rPr>
          <w:rtl w:val="0"/>
        </w:rPr>
      </w:r>
    </w:p>
    <w:p w:rsidR="00000000" w:rsidDel="00000000" w:rsidP="00000000" w:rsidRDefault="00000000" w:rsidRPr="00000000" w14:paraId="0000037D">
      <w:pPr>
        <w:rPr>
          <w:sz w:val="24"/>
          <w:szCs w:val="24"/>
        </w:rPr>
      </w:pPr>
      <w:r w:rsidDel="00000000" w:rsidR="00000000" w:rsidRPr="00000000">
        <w:rPr>
          <w:rtl w:val="0"/>
        </w:rPr>
      </w:r>
    </w:p>
    <w:tbl>
      <w:tblPr>
        <w:tblStyle w:val="Table14"/>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E">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F">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0">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1">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3">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84">
            <w:pPr>
              <w:jc w:val="both"/>
              <w:rPr>
                <w:sz w:val="24"/>
                <w:szCs w:val="24"/>
              </w:rPr>
            </w:pPr>
            <w:r w:rsidDel="00000000" w:rsidR="00000000" w:rsidRPr="00000000">
              <w:rPr>
                <w:b w:val="1"/>
                <w:sz w:val="24"/>
                <w:szCs w:val="24"/>
                <w:rtl w:val="0"/>
              </w:rPr>
              <w:t xml:space="preserve">RQ 004</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6">
            <w:pPr>
              <w:jc w:val="both"/>
              <w:rPr>
                <w:sz w:val="24"/>
                <w:szCs w:val="24"/>
              </w:rPr>
            </w:pPr>
            <w:r w:rsidDel="00000000" w:rsidR="00000000" w:rsidRPr="00000000">
              <w:rPr>
                <w:sz w:val="24"/>
                <w:szCs w:val="24"/>
                <w:rtl w:val="0"/>
              </w:rPr>
              <w:t xml:space="preserve">Padrão de Cadastros de Motorista</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A">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B">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C">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D">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E">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0">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3">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4">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6">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Padrão de Cadastro de Motorista que será utilizado no sistema para cadastrar os motorista para dirigir o veículo locado, conforme validado com junto a empresa contratante Mula Car.</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A2">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8">
            <w:pPr>
              <w:jc w:val="both"/>
              <w:rPr>
                <w:sz w:val="24"/>
                <w:szCs w:val="24"/>
              </w:rPr>
            </w:pPr>
            <w:r w:rsidDel="00000000" w:rsidR="00000000" w:rsidRPr="00000000">
              <w:rPr>
                <w:sz w:val="24"/>
                <w:szCs w:val="24"/>
                <w:rtl w:val="0"/>
              </w:rPr>
              <w:t xml:space="preserve">Verificar se o padrão foi utilizado.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AE">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AF">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0">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1">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2">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4">
            <w:pPr>
              <w:jc w:val="both"/>
              <w:rPr>
                <w:sz w:val="24"/>
                <w:szCs w:val="24"/>
              </w:rPr>
            </w:pPr>
            <w:r w:rsidDel="00000000" w:rsidR="00000000" w:rsidRPr="00000000">
              <w:rPr>
                <w:sz w:val="24"/>
                <w:szCs w:val="24"/>
                <w:rtl w:val="0"/>
              </w:rPr>
              <w:t xml:space="preserve">RU 004, RU 006, RU 008, RF 005, DD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7">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8">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3BA">
      <w:pPr>
        <w:keepNext w:val="1"/>
        <w:keepLines w:val="1"/>
        <w:pBdr>
          <w:top w:space="0" w:sz="0" w:val="nil"/>
          <w:left w:space="0" w:sz="0" w:val="nil"/>
          <w:bottom w:space="0" w:sz="0" w:val="nil"/>
          <w:right w:space="0" w:sz="0" w:val="nil"/>
          <w:between w:space="0" w:sz="0" w:val="nil"/>
        </w:pBdr>
        <w:spacing w:after="120" w:before="360" w:lineRule="auto"/>
        <w:rPr>
          <w:color w:val="000000"/>
          <w:sz w:val="24"/>
          <w:szCs w:val="24"/>
        </w:rPr>
      </w:pPr>
      <w:bookmarkStart w:colFirst="0" w:colLast="0" w:name="_heading=h.ihv636" w:id="37"/>
      <w:bookmarkEnd w:id="37"/>
      <w:r w:rsidDel="00000000" w:rsidR="00000000" w:rsidRPr="00000000">
        <w:rPr>
          <w:rtl w:val="0"/>
        </w:rPr>
      </w:r>
    </w:p>
    <w:tbl>
      <w:tblPr>
        <w:tblStyle w:val="Table15"/>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B">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C">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D">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E">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F">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0">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1">
            <w:pPr>
              <w:jc w:val="both"/>
              <w:rPr>
                <w:sz w:val="24"/>
                <w:szCs w:val="24"/>
              </w:rPr>
            </w:pPr>
            <w:r w:rsidDel="00000000" w:rsidR="00000000" w:rsidRPr="00000000">
              <w:rPr>
                <w:b w:val="1"/>
                <w:sz w:val="24"/>
                <w:szCs w:val="24"/>
                <w:rtl w:val="0"/>
              </w:rPr>
              <w:t xml:space="preserve">RQ 005</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2">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3">
            <w:pPr>
              <w:jc w:val="both"/>
              <w:rPr>
                <w:sz w:val="24"/>
                <w:szCs w:val="24"/>
              </w:rPr>
            </w:pPr>
            <w:r w:rsidDel="00000000" w:rsidR="00000000" w:rsidRPr="00000000">
              <w:rPr>
                <w:sz w:val="24"/>
                <w:szCs w:val="24"/>
                <w:rtl w:val="0"/>
              </w:rPr>
              <w:t xml:space="preserve">Padrão de Cadastros de Reserva</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7">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8">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9">
            <w:pPr>
              <w:widowControl w:val="0"/>
              <w:rPr>
                <w:b w:val="1"/>
                <w:color w:val="00ff00"/>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A">
            <w:pPr>
              <w:widowControl w:val="0"/>
              <w:rPr>
                <w:b w:val="1"/>
                <w:color w:val="00ff00"/>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B">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D">
            <w:pPr>
              <w:jc w:val="both"/>
              <w:rPr>
                <w:sz w:val="24"/>
                <w:szCs w:val="24"/>
              </w:rPr>
            </w:pPr>
            <w:r w:rsidDel="00000000" w:rsidR="00000000" w:rsidRPr="00000000">
              <w:rPr>
                <w:sz w:val="24"/>
                <w:szCs w:val="24"/>
                <w:rtl w:val="0"/>
              </w:rPr>
              <w:t xml:space="preserve">CSU 009</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0">
            <w:pPr>
              <w:widowControl w:val="0"/>
              <w:rPr>
                <w:color w:val="00ff00"/>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1">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3">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9">
            <w:pPr>
              <w:jc w:val="both"/>
              <w:rPr>
                <w:sz w:val="24"/>
                <w:szCs w:val="24"/>
              </w:rPr>
            </w:pPr>
            <w:r w:rsidDel="00000000" w:rsidR="00000000" w:rsidRPr="00000000">
              <w:rPr>
                <w:sz w:val="24"/>
                <w:szCs w:val="24"/>
                <w:rtl w:val="0"/>
              </w:rPr>
              <w:t xml:space="preserve">Padrão de Cadastro de Reserva que será utilizado no sistema para cadastrar a Reserva de um veículo a ser locado, conforme validado com junto a empresa contratante Mula Car.</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F">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5">
            <w:pPr>
              <w:jc w:val="both"/>
              <w:rPr>
                <w:sz w:val="24"/>
                <w:szCs w:val="24"/>
              </w:rPr>
            </w:pPr>
            <w:r w:rsidDel="00000000" w:rsidR="00000000" w:rsidRPr="00000000">
              <w:rPr>
                <w:sz w:val="24"/>
                <w:szCs w:val="24"/>
                <w:rtl w:val="0"/>
              </w:rPr>
              <w:t xml:space="preserve">Verificar se o padrão foi utilizado.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B">
            <w:pPr>
              <w:widowControl w:val="0"/>
              <w:rPr>
                <w:b w:val="1"/>
                <w:sz w:val="28"/>
                <w:szCs w:val="28"/>
              </w:rPr>
            </w:pPr>
            <w:r w:rsidDel="00000000" w:rsidR="00000000" w:rsidRPr="00000000">
              <w:rPr>
                <w:b w:val="1"/>
                <w:sz w:val="28"/>
                <w:szCs w:val="28"/>
                <w:rtl w:val="0"/>
              </w:rPr>
              <w:t xml:space="preserve">Dependência</w:t>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C">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D">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E">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F">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1">
            <w:pPr>
              <w:jc w:val="both"/>
              <w:rPr>
                <w:sz w:val="24"/>
                <w:szCs w:val="24"/>
              </w:rPr>
            </w:pPr>
            <w:r w:rsidDel="00000000" w:rsidR="00000000" w:rsidRPr="00000000">
              <w:rPr>
                <w:sz w:val="24"/>
                <w:szCs w:val="24"/>
                <w:rtl w:val="0"/>
              </w:rPr>
              <w:t xml:space="preserve">RF 006, DD 005</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4">
            <w:pPr>
              <w:widowControl w:val="0"/>
              <w:rPr>
                <w:color w:val="00ff00"/>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5">
            <w:pPr>
              <w:jc w:val="both"/>
              <w:rPr>
                <w:sz w:val="24"/>
                <w:szCs w:val="24"/>
              </w:rPr>
            </w:pPr>
            <w:r w:rsidDel="00000000" w:rsidR="00000000" w:rsidRPr="00000000">
              <w:rPr>
                <w:sz w:val="24"/>
                <w:szCs w:val="24"/>
                <w:rtl w:val="0"/>
              </w:rPr>
              <w:t xml:space="preserve">Desejável</w:t>
            </w:r>
          </w:p>
        </w:tc>
      </w:tr>
    </w:tbl>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6"/>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8">
            <w:pPr>
              <w:widowControl w:val="0"/>
              <w:rPr>
                <w:b w:val="1"/>
                <w:sz w:val="28"/>
                <w:szCs w:val="28"/>
              </w:rPr>
            </w:pPr>
            <w:bookmarkStart w:colFirst="0" w:colLast="0" w:name="_heading=h.927lbp8lsph" w:id="38"/>
            <w:bookmarkEnd w:id="38"/>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9">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A">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B">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C">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D">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FE">
            <w:pPr>
              <w:jc w:val="both"/>
              <w:rPr>
                <w:sz w:val="24"/>
                <w:szCs w:val="24"/>
              </w:rPr>
            </w:pPr>
            <w:r w:rsidDel="00000000" w:rsidR="00000000" w:rsidRPr="00000000">
              <w:rPr>
                <w:b w:val="1"/>
                <w:sz w:val="24"/>
                <w:szCs w:val="24"/>
                <w:rtl w:val="0"/>
              </w:rPr>
              <w:t xml:space="preserve">RQ 006</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F">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0">
            <w:pPr>
              <w:jc w:val="both"/>
              <w:rPr>
                <w:sz w:val="24"/>
                <w:szCs w:val="24"/>
              </w:rPr>
            </w:pPr>
            <w:r w:rsidDel="00000000" w:rsidR="00000000" w:rsidRPr="00000000">
              <w:rPr>
                <w:sz w:val="24"/>
                <w:szCs w:val="24"/>
                <w:rtl w:val="0"/>
              </w:rPr>
              <w:t xml:space="preserve">Lista de Marcas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4">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5">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6">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7">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8">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A">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D">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E">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10">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6">
            <w:pPr>
              <w:jc w:val="both"/>
              <w:rPr>
                <w:sz w:val="24"/>
                <w:szCs w:val="24"/>
              </w:rPr>
            </w:pPr>
            <w:r w:rsidDel="00000000" w:rsidR="00000000" w:rsidRPr="00000000">
              <w:rPr>
                <w:sz w:val="24"/>
                <w:szCs w:val="24"/>
                <w:rtl w:val="0"/>
              </w:rPr>
              <w:t xml:space="preserve">Ver é analisar o relatório do sistema se tem algum cadastro realizado ou se esta faltando.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1C">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2">
            <w:pPr>
              <w:jc w:val="both"/>
              <w:rPr>
                <w:sz w:val="24"/>
                <w:szCs w:val="24"/>
              </w:rPr>
            </w:pPr>
            <w:r w:rsidDel="00000000" w:rsidR="00000000" w:rsidRPr="00000000">
              <w:rPr>
                <w:sz w:val="24"/>
                <w:szCs w:val="24"/>
                <w:rtl w:val="0"/>
              </w:rPr>
              <w:t xml:space="preserve">Conferência dos dados no relatório.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29">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2A">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2B">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2C">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E">
            <w:pPr>
              <w:jc w:val="both"/>
              <w:rPr>
                <w:sz w:val="24"/>
                <w:szCs w:val="24"/>
              </w:rPr>
            </w:pPr>
            <w:r w:rsidDel="00000000" w:rsidR="00000000" w:rsidRPr="00000000">
              <w:rPr>
                <w:sz w:val="24"/>
                <w:szCs w:val="24"/>
                <w:rtl w:val="0"/>
              </w:rPr>
              <w:t xml:space="preserve">RU 003, RU 005, RF 003,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1">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2">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434">
      <w:pPr>
        <w:rPr/>
      </w:pPr>
      <w:r w:rsidDel="00000000" w:rsidR="00000000" w:rsidRPr="00000000">
        <w:rPr>
          <w:rtl w:val="0"/>
        </w:rPr>
      </w:r>
    </w:p>
    <w:tbl>
      <w:tblPr>
        <w:tblStyle w:val="Table17"/>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5">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6">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7">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8">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9">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3A">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3B">
            <w:pPr>
              <w:jc w:val="both"/>
              <w:rPr>
                <w:sz w:val="24"/>
                <w:szCs w:val="24"/>
              </w:rPr>
            </w:pPr>
            <w:r w:rsidDel="00000000" w:rsidR="00000000" w:rsidRPr="00000000">
              <w:rPr>
                <w:b w:val="1"/>
                <w:sz w:val="24"/>
                <w:szCs w:val="24"/>
                <w:rtl w:val="0"/>
              </w:rPr>
              <w:t xml:space="preserve">RQ 007</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C">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D">
            <w:pPr>
              <w:jc w:val="both"/>
              <w:rPr>
                <w:sz w:val="24"/>
                <w:szCs w:val="24"/>
              </w:rPr>
            </w:pPr>
            <w:r w:rsidDel="00000000" w:rsidR="00000000" w:rsidRPr="00000000">
              <w:rPr>
                <w:sz w:val="24"/>
                <w:szCs w:val="24"/>
                <w:rtl w:val="0"/>
              </w:rPr>
              <w:t xml:space="preserve">Lista de Modelos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1">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2">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4">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5">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7">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A">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B">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4D">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3">
            <w:pPr>
              <w:jc w:val="both"/>
              <w:rPr>
                <w:sz w:val="24"/>
                <w:szCs w:val="24"/>
              </w:rPr>
            </w:pPr>
            <w:r w:rsidDel="00000000" w:rsidR="00000000" w:rsidRPr="00000000">
              <w:rPr>
                <w:sz w:val="24"/>
                <w:szCs w:val="24"/>
                <w:rtl w:val="0"/>
              </w:rPr>
              <w:t xml:space="preserve">Ver é analisar o relatório do sistema se tem algum cadastro realizado ou se esta faltando.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59">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F">
            <w:pPr>
              <w:jc w:val="both"/>
              <w:rPr>
                <w:sz w:val="24"/>
                <w:szCs w:val="24"/>
              </w:rPr>
            </w:pPr>
            <w:r w:rsidDel="00000000" w:rsidR="00000000" w:rsidRPr="00000000">
              <w:rPr>
                <w:sz w:val="24"/>
                <w:szCs w:val="24"/>
                <w:rtl w:val="0"/>
              </w:rPr>
              <w:t xml:space="preserve">Conferência dos dados no relatório.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65">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66">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67">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68">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69">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B">
            <w:pPr>
              <w:jc w:val="both"/>
              <w:rPr>
                <w:sz w:val="24"/>
                <w:szCs w:val="24"/>
              </w:rPr>
            </w:pPr>
            <w:r w:rsidDel="00000000" w:rsidR="00000000" w:rsidRPr="00000000">
              <w:rPr>
                <w:sz w:val="24"/>
                <w:szCs w:val="24"/>
                <w:rtl w:val="0"/>
              </w:rPr>
              <w:t xml:space="preserve">RU 003, RU 005, RF 003,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E">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F">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471">
      <w:pPr>
        <w:keepNext w:val="1"/>
        <w:keepLines w:val="1"/>
        <w:pBdr>
          <w:top w:space="0" w:sz="0" w:val="nil"/>
          <w:left w:space="0" w:sz="0" w:val="nil"/>
          <w:bottom w:space="0" w:sz="0" w:val="nil"/>
          <w:right w:space="0" w:sz="0" w:val="nil"/>
          <w:between w:space="0" w:sz="0" w:val="nil"/>
        </w:pBdr>
        <w:spacing w:after="120" w:before="360" w:lineRule="auto"/>
        <w:rPr>
          <w:sz w:val="24"/>
          <w:szCs w:val="24"/>
        </w:rPr>
      </w:pPr>
      <w:bookmarkStart w:colFirst="0" w:colLast="0" w:name="_heading=h.b77so3nxia96" w:id="39"/>
      <w:bookmarkEnd w:id="39"/>
      <w:r w:rsidDel="00000000" w:rsidR="00000000" w:rsidRPr="00000000">
        <w:br w:type="page"/>
      </w:r>
      <w:r w:rsidDel="00000000" w:rsidR="00000000" w:rsidRPr="00000000">
        <w:rPr>
          <w:rtl w:val="0"/>
        </w:rPr>
      </w:r>
    </w:p>
    <w:p w:rsidR="00000000" w:rsidDel="00000000" w:rsidP="00000000" w:rsidRDefault="00000000" w:rsidRPr="00000000" w14:paraId="00000472">
      <w:pPr>
        <w:keepNext w:val="1"/>
        <w:keepLines w:val="1"/>
        <w:pBdr>
          <w:top w:space="0" w:sz="0" w:val="nil"/>
          <w:left w:space="0" w:sz="0" w:val="nil"/>
          <w:bottom w:space="0" w:sz="0" w:val="nil"/>
          <w:right w:space="0" w:sz="0" w:val="nil"/>
          <w:between w:space="0" w:sz="0" w:val="nil"/>
        </w:pBdr>
        <w:spacing w:after="120" w:before="360" w:lineRule="auto"/>
        <w:rPr>
          <w:sz w:val="24"/>
          <w:szCs w:val="24"/>
        </w:rPr>
      </w:pPr>
      <w:bookmarkStart w:colFirst="0" w:colLast="0" w:name="_heading=h.xg1bspwngg6r" w:id="40"/>
      <w:bookmarkEnd w:id="40"/>
      <w:r w:rsidDel="00000000" w:rsidR="00000000" w:rsidRPr="00000000">
        <w:rPr>
          <w:rtl w:val="0"/>
        </w:rPr>
      </w:r>
    </w:p>
    <w:tbl>
      <w:tblPr>
        <w:tblStyle w:val="Table18"/>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3">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4">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5">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6">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7">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8">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9">
            <w:pPr>
              <w:jc w:val="both"/>
              <w:rPr>
                <w:sz w:val="24"/>
                <w:szCs w:val="24"/>
              </w:rPr>
            </w:pPr>
            <w:r w:rsidDel="00000000" w:rsidR="00000000" w:rsidRPr="00000000">
              <w:rPr>
                <w:b w:val="1"/>
                <w:sz w:val="24"/>
                <w:szCs w:val="24"/>
                <w:rtl w:val="0"/>
              </w:rPr>
              <w:t xml:space="preserve">RQ 008</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A">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B">
            <w:pPr>
              <w:jc w:val="both"/>
              <w:rPr>
                <w:sz w:val="24"/>
                <w:szCs w:val="24"/>
              </w:rPr>
            </w:pPr>
            <w:r w:rsidDel="00000000" w:rsidR="00000000" w:rsidRPr="00000000">
              <w:rPr>
                <w:sz w:val="24"/>
                <w:szCs w:val="24"/>
                <w:rtl w:val="0"/>
              </w:rPr>
              <w:t xml:space="preserve">Situação do Veículo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7F">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80">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81">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82">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83">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5">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8">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9">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8B">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1">
            <w:pPr>
              <w:jc w:val="both"/>
              <w:rPr>
                <w:sz w:val="24"/>
                <w:szCs w:val="24"/>
              </w:rPr>
            </w:pPr>
            <w:r w:rsidDel="00000000" w:rsidR="00000000" w:rsidRPr="00000000">
              <w:rPr>
                <w:sz w:val="24"/>
                <w:szCs w:val="24"/>
                <w:rtl w:val="0"/>
              </w:rPr>
              <w:t xml:space="preserve">Verificar os seguintes dados no sistema: Data de Aquisição e Quilometragem.</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97">
            <w:pPr>
              <w:widowControl w:val="0"/>
              <w:rPr>
                <w:sz w:val="28"/>
                <w:szCs w:val="28"/>
              </w:rPr>
            </w:pPr>
            <w:r w:rsidDel="00000000" w:rsidR="00000000" w:rsidRPr="00000000">
              <w:rPr>
                <w:b w:val="1"/>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D">
            <w:pPr>
              <w:jc w:val="both"/>
              <w:rPr>
                <w:sz w:val="24"/>
                <w:szCs w:val="24"/>
              </w:rPr>
            </w:pPr>
            <w:r w:rsidDel="00000000" w:rsidR="00000000" w:rsidRPr="00000000">
              <w:rPr>
                <w:sz w:val="24"/>
                <w:szCs w:val="24"/>
                <w:rtl w:val="0"/>
              </w:rPr>
              <w:t xml:space="preserve">Conferência dos dados no relatório.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A3">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A4">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A5">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A6">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A7">
            <w:pPr>
              <w:widowControl w:val="0"/>
              <w:rPr>
                <w:b w:val="1"/>
                <w:sz w:val="28"/>
                <w:szCs w:val="28"/>
              </w:rPr>
            </w:pPr>
            <w:r w:rsidDel="00000000" w:rsidR="00000000" w:rsidRPr="00000000">
              <w:rPr>
                <w:b w:val="1"/>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9">
            <w:pPr>
              <w:jc w:val="both"/>
              <w:rPr>
                <w:sz w:val="24"/>
                <w:szCs w:val="24"/>
              </w:rPr>
            </w:pPr>
            <w:r w:rsidDel="00000000" w:rsidR="00000000" w:rsidRPr="00000000">
              <w:rPr>
                <w:sz w:val="24"/>
                <w:szCs w:val="24"/>
                <w:rtl w:val="0"/>
              </w:rPr>
              <w:t xml:space="preserve">RU 003, RU 014, RF 003,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C">
            <w:pPr>
              <w:widowControl w:val="0"/>
              <w:rPr>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D">
            <w:pPr>
              <w:jc w:val="both"/>
              <w:rPr>
                <w:sz w:val="24"/>
                <w:szCs w:val="24"/>
              </w:rPr>
            </w:pPr>
            <w:r w:rsidDel="00000000" w:rsidR="00000000" w:rsidRPr="00000000">
              <w:rPr>
                <w:sz w:val="24"/>
                <w:szCs w:val="24"/>
                <w:rtl w:val="0"/>
              </w:rPr>
              <w:t xml:space="preserve">Essencial.</w:t>
            </w:r>
          </w:p>
        </w:tc>
      </w:tr>
    </w:tbl>
    <w:p w:rsidR="00000000" w:rsidDel="00000000" w:rsidP="00000000" w:rsidRDefault="00000000" w:rsidRPr="00000000" w14:paraId="000004AF">
      <w:pPr>
        <w:rPr/>
        <w:sectPr>
          <w:headerReference r:id="rId9" w:type="default"/>
          <w:headerReference r:id="rId10" w:type="first"/>
          <w:type w:val="nextPage"/>
          <w:pgSz w:h="16838" w:w="11906" w:orient="portrait"/>
          <w:pgMar w:bottom="1133" w:top="1133" w:left="1133" w:right="1133" w:header="720" w:footer="720"/>
        </w:sectPr>
      </w:pPr>
      <w:r w:rsidDel="00000000" w:rsidR="00000000" w:rsidRPr="00000000">
        <w:rPr>
          <w:rtl w:val="0"/>
        </w:rPr>
      </w:r>
    </w:p>
    <w:p w:rsidR="00000000" w:rsidDel="00000000" w:rsidP="00000000" w:rsidRDefault="00000000" w:rsidRPr="00000000" w14:paraId="000004B0">
      <w:pPr>
        <w:pStyle w:val="Heading2"/>
        <w:ind w:firstLine="720"/>
        <w:rPr/>
      </w:pPr>
      <w:bookmarkStart w:colFirst="0" w:colLast="0" w:name="_heading=h.4hn2gqgp3au0" w:id="41"/>
      <w:bookmarkEnd w:id="41"/>
      <w:r w:rsidDel="00000000" w:rsidR="00000000" w:rsidRPr="00000000">
        <w:rPr>
          <w:rtl w:val="0"/>
        </w:rPr>
        <w:t xml:space="preserve">Regras de Domínio</w:t>
      </w:r>
    </w:p>
    <w:tbl>
      <w:tblPr>
        <w:tblStyle w:val="Table19"/>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1">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2">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3">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4">
            <w:pPr>
              <w:widowControl w:val="0"/>
              <w:rPr>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5">
            <w:pPr>
              <w:widowControl w:val="0"/>
              <w:rPr>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6">
            <w:pPr>
              <w:widowControl w:val="0"/>
              <w:rPr>
                <w:sz w:val="28"/>
                <w:szCs w:val="28"/>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B7">
            <w:pPr>
              <w:jc w:val="both"/>
              <w:rPr>
                <w:sz w:val="24"/>
                <w:szCs w:val="24"/>
              </w:rPr>
            </w:pPr>
            <w:r w:rsidDel="00000000" w:rsidR="00000000" w:rsidRPr="00000000">
              <w:rPr>
                <w:b w:val="1"/>
                <w:sz w:val="24"/>
                <w:szCs w:val="24"/>
                <w:rtl w:val="0"/>
              </w:rPr>
              <w:t xml:space="preserve">RD 001</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B8">
            <w:pPr>
              <w:widowControl w:val="0"/>
              <w:rPr>
                <w:sz w:val="28"/>
                <w:szCs w:val="28"/>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B9">
            <w:pPr>
              <w:jc w:val="both"/>
              <w:rPr>
                <w:sz w:val="24"/>
                <w:szCs w:val="24"/>
              </w:rPr>
            </w:pPr>
            <w:r w:rsidDel="00000000" w:rsidR="00000000" w:rsidRPr="00000000">
              <w:rPr>
                <w:sz w:val="24"/>
                <w:szCs w:val="24"/>
                <w:rtl w:val="0"/>
              </w:rPr>
              <w:t xml:space="preserve">Processo de Locação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D">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E">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BF">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C0">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C1">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C3">
            <w:pPr>
              <w:jc w:val="both"/>
              <w:rPr>
                <w:sz w:val="24"/>
                <w:szCs w:val="24"/>
              </w:rPr>
            </w:pPr>
            <w:r w:rsidDel="00000000" w:rsidR="00000000" w:rsidRPr="00000000">
              <w:rPr>
                <w:sz w:val="24"/>
                <w:szCs w:val="24"/>
                <w:rtl w:val="0"/>
              </w:rPr>
              <w:t xml:space="preserve">CSU 006</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C6">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C7">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C9">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CF">
            <w:pPr>
              <w:jc w:val="both"/>
              <w:rPr>
                <w:sz w:val="24"/>
                <w:szCs w:val="24"/>
              </w:rPr>
            </w:pPr>
            <w:r w:rsidDel="00000000" w:rsidR="00000000" w:rsidRPr="00000000">
              <w:rPr>
                <w:sz w:val="24"/>
                <w:szCs w:val="24"/>
                <w:rtl w:val="0"/>
              </w:rPr>
              <w:t xml:space="preserve">Certificar que veículo está cadastrado, identificar se a quilometragem está dentro do prazo de utilização do veículo, verificar se o cliente está cadastrado no sistema, cadastrar no sistema ou seguir o processo, dizer e mostrar informações do veículo para o cliente, ver se o cliente contém CNH dentro da validade para cadastro de motorista, caso o cliente não tenha e solicitado os dados no motorista para cadastro, registrar data de locação e data prevista para devolução do veículo, em seguida o valor da locação, valor caução e valor do seguro, e salvar processo para que ocorra no período correto. A locação deve ser realizada dentro do horário de funcionamento da locadora.</w:t>
            </w:r>
          </w:p>
          <w:p w:rsidR="00000000" w:rsidDel="00000000" w:rsidP="00000000" w:rsidRDefault="00000000" w:rsidRPr="00000000" w14:paraId="000004D0">
            <w:pPr>
              <w:jc w:val="both"/>
              <w:rPr>
                <w:sz w:val="24"/>
                <w:szCs w:val="24"/>
              </w:rPr>
            </w:pPr>
            <w:r w:rsidDel="00000000" w:rsidR="00000000" w:rsidRPr="00000000">
              <w:rPr>
                <w:rtl w:val="0"/>
              </w:rPr>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D6">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D7">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D8">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D9">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DA">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DC">
            <w:pPr>
              <w:jc w:val="both"/>
              <w:rPr>
                <w:sz w:val="24"/>
                <w:szCs w:val="24"/>
              </w:rPr>
            </w:pPr>
            <w:r w:rsidDel="00000000" w:rsidR="00000000" w:rsidRPr="00000000">
              <w:rPr>
                <w:sz w:val="24"/>
                <w:szCs w:val="24"/>
                <w:rtl w:val="0"/>
              </w:rPr>
              <w:t xml:space="preserve">RU001, RU002, RU003, RU004, RU 011, RU013, RU014, RF001, RQ 001, DD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DF">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E0">
            <w:pPr>
              <w:jc w:val="both"/>
              <w:rPr>
                <w:sz w:val="28"/>
                <w:szCs w:val="28"/>
              </w:rPr>
            </w:pPr>
            <w:r w:rsidDel="00000000" w:rsidR="00000000" w:rsidRPr="00000000">
              <w:rPr>
                <w:sz w:val="24"/>
                <w:szCs w:val="24"/>
                <w:rtl w:val="0"/>
              </w:rPr>
              <w:t xml:space="preserve">Eugenio Messala</w:t>
            </w:r>
            <w:r w:rsidDel="00000000" w:rsidR="00000000" w:rsidRPr="00000000">
              <w:rPr>
                <w:rtl w:val="0"/>
              </w:rPr>
            </w:r>
          </w:p>
        </w:tc>
      </w:tr>
    </w:tbl>
    <w:p w:rsidR="00000000" w:rsidDel="00000000" w:rsidP="00000000" w:rsidRDefault="00000000" w:rsidRPr="00000000" w14:paraId="000004E2">
      <w:pPr>
        <w:rPr>
          <w:i w:val="1"/>
          <w:color w:val="ff0000"/>
          <w:sz w:val="24"/>
          <w:szCs w:val="24"/>
        </w:rPr>
      </w:pPr>
      <w:r w:rsidDel="00000000" w:rsidR="00000000" w:rsidRPr="00000000">
        <w:rPr>
          <w:rtl w:val="0"/>
        </w:rPr>
      </w:r>
    </w:p>
    <w:p w:rsidR="00000000" w:rsidDel="00000000" w:rsidP="00000000" w:rsidRDefault="00000000" w:rsidRPr="00000000" w14:paraId="000004E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4">
      <w:pPr>
        <w:rPr>
          <w:sz w:val="24"/>
          <w:szCs w:val="24"/>
        </w:rPr>
      </w:pPr>
      <w:r w:rsidDel="00000000" w:rsidR="00000000" w:rsidRPr="00000000">
        <w:rPr>
          <w:rtl w:val="0"/>
        </w:rPr>
      </w:r>
    </w:p>
    <w:tbl>
      <w:tblPr>
        <w:tblStyle w:val="Table20"/>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5">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6">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7">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8">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9">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EA">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EB">
            <w:pPr>
              <w:jc w:val="both"/>
              <w:rPr>
                <w:sz w:val="24"/>
                <w:szCs w:val="24"/>
              </w:rPr>
            </w:pPr>
            <w:r w:rsidDel="00000000" w:rsidR="00000000" w:rsidRPr="00000000">
              <w:rPr>
                <w:b w:val="1"/>
                <w:sz w:val="24"/>
                <w:szCs w:val="24"/>
                <w:rtl w:val="0"/>
              </w:rPr>
              <w:t xml:space="preserve">RD 002</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EC">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ED">
            <w:pPr>
              <w:jc w:val="both"/>
              <w:rPr>
                <w:sz w:val="24"/>
                <w:szCs w:val="24"/>
              </w:rPr>
            </w:pPr>
            <w:r w:rsidDel="00000000" w:rsidR="00000000" w:rsidRPr="00000000">
              <w:rPr>
                <w:sz w:val="24"/>
                <w:szCs w:val="24"/>
                <w:rtl w:val="0"/>
              </w:rPr>
              <w:t xml:space="preserve">Processo de organização de Veículos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1">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2">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3">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4">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5">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F7">
            <w:pPr>
              <w:jc w:val="both"/>
              <w:rPr>
                <w:sz w:val="24"/>
                <w:szCs w:val="24"/>
              </w:rPr>
            </w:pPr>
            <w:r w:rsidDel="00000000" w:rsidR="00000000" w:rsidRPr="00000000">
              <w:rPr>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FA">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FB">
            <w:pPr>
              <w:jc w:val="both"/>
              <w:rPr>
                <w:sz w:val="24"/>
                <w:szCs w:val="24"/>
              </w:rPr>
            </w:pPr>
            <w:r w:rsidDel="00000000" w:rsidR="00000000" w:rsidRPr="00000000">
              <w:rPr>
                <w:sz w:val="24"/>
                <w:szCs w:val="24"/>
                <w:rtl w:val="0"/>
              </w:rPr>
              <w:t xml:space="preserve">Anthonny Max</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FD">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03">
            <w:pPr>
              <w:spacing w:after="240" w:before="240" w:lineRule="auto"/>
              <w:jc w:val="both"/>
              <w:rPr>
                <w:sz w:val="24"/>
                <w:szCs w:val="24"/>
              </w:rPr>
            </w:pPr>
            <w:r w:rsidDel="00000000" w:rsidR="00000000" w:rsidRPr="00000000">
              <w:rPr>
                <w:sz w:val="24"/>
                <w:szCs w:val="24"/>
                <w:rtl w:val="0"/>
              </w:rPr>
              <w:t xml:space="preserve">Após a chegada do veículo na locadora é feito o cadastro com preenchimento de dados conforme solicitado em reunião, cada veículo tem seu cadastro o modelo e marca caso não ter para seleção e feito o cadastro de ambos no sistema para prosseguir com o cadastro do veículo, todo veículo possui uma categoria com tabela de valores estipulado pelo administrador do sistema, preenchido todos os dados e finalizado após Salvar. O veículo terá alterações no decorrer do uso pois é alterado a Quilometragem e Status, podendo também ser excluído o seu cadastro. </w:t>
            </w:r>
          </w:p>
          <w:p w:rsidR="00000000" w:rsidDel="00000000" w:rsidP="00000000" w:rsidRDefault="00000000" w:rsidRPr="00000000" w14:paraId="00000504">
            <w:pPr>
              <w:spacing w:after="240" w:before="240" w:lineRule="auto"/>
              <w:jc w:val="both"/>
              <w:rPr>
                <w:sz w:val="24"/>
                <w:szCs w:val="24"/>
              </w:rPr>
            </w:pPr>
            <w:r w:rsidDel="00000000" w:rsidR="00000000" w:rsidRPr="00000000">
              <w:rPr>
                <w:sz w:val="24"/>
                <w:szCs w:val="24"/>
                <w:rtl w:val="0"/>
              </w:rPr>
              <w:t xml:space="preserve">Para localizar e feito a busca pelo nome sabendo o status de disponível ou indisponível. </w:t>
            </w:r>
          </w:p>
          <w:p w:rsidR="00000000" w:rsidDel="00000000" w:rsidP="00000000" w:rsidRDefault="00000000" w:rsidRPr="00000000" w14:paraId="00000505">
            <w:pPr>
              <w:spacing w:after="240" w:before="240" w:lineRule="auto"/>
              <w:jc w:val="both"/>
              <w:rPr>
                <w:sz w:val="24"/>
                <w:szCs w:val="24"/>
              </w:rPr>
            </w:pPr>
            <w:r w:rsidDel="00000000" w:rsidR="00000000" w:rsidRPr="00000000">
              <w:rPr>
                <w:rtl w:val="0"/>
              </w:rPr>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0B">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0C">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0D">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0E">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0F">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11">
            <w:pPr>
              <w:spacing w:after="240" w:before="240" w:lineRule="auto"/>
              <w:jc w:val="both"/>
              <w:rPr>
                <w:sz w:val="24"/>
                <w:szCs w:val="24"/>
              </w:rPr>
            </w:pPr>
            <w:r w:rsidDel="00000000" w:rsidR="00000000" w:rsidRPr="00000000">
              <w:rPr>
                <w:sz w:val="24"/>
                <w:szCs w:val="24"/>
                <w:rtl w:val="0"/>
              </w:rPr>
              <w:t xml:space="preserve">RU 003, RU 005, RU 0010, RU 012, RU015,</w:t>
            </w:r>
          </w:p>
          <w:p w:rsidR="00000000" w:rsidDel="00000000" w:rsidP="00000000" w:rsidRDefault="00000000" w:rsidRPr="00000000" w14:paraId="00000512">
            <w:pPr>
              <w:spacing w:after="240" w:before="240" w:lineRule="auto"/>
              <w:jc w:val="both"/>
              <w:rPr>
                <w:sz w:val="24"/>
                <w:szCs w:val="24"/>
              </w:rPr>
            </w:pPr>
            <w:r w:rsidDel="00000000" w:rsidR="00000000" w:rsidRPr="00000000">
              <w:rPr>
                <w:sz w:val="24"/>
                <w:szCs w:val="24"/>
                <w:rtl w:val="0"/>
              </w:rPr>
              <w:t xml:space="preserve"> RF 003, RQ 003,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15">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16">
            <w:pPr>
              <w:jc w:val="both"/>
              <w:rPr>
                <w:sz w:val="28"/>
                <w:szCs w:val="28"/>
              </w:rPr>
            </w:pPr>
            <w:r w:rsidDel="00000000" w:rsidR="00000000" w:rsidRPr="00000000">
              <w:rPr>
                <w:sz w:val="24"/>
                <w:szCs w:val="24"/>
                <w:rtl w:val="0"/>
              </w:rPr>
              <w:t xml:space="preserve">José Luiz</w:t>
            </w:r>
            <w:r w:rsidDel="00000000" w:rsidR="00000000" w:rsidRPr="00000000">
              <w:rPr>
                <w:rtl w:val="0"/>
              </w:rPr>
            </w:r>
          </w:p>
        </w:tc>
      </w:tr>
    </w:tbl>
    <w:p w:rsidR="00000000" w:rsidDel="00000000" w:rsidP="00000000" w:rsidRDefault="00000000" w:rsidRPr="00000000" w14:paraId="00000518">
      <w:pPr>
        <w:rPr>
          <w:sz w:val="24"/>
          <w:szCs w:val="24"/>
        </w:rPr>
      </w:pPr>
      <w:r w:rsidDel="00000000" w:rsidR="00000000" w:rsidRPr="00000000">
        <w:rPr>
          <w:rtl w:val="0"/>
        </w:rPr>
      </w:r>
    </w:p>
    <w:p w:rsidR="00000000" w:rsidDel="00000000" w:rsidP="00000000" w:rsidRDefault="00000000" w:rsidRPr="00000000" w14:paraId="00000519">
      <w:pPr>
        <w:rPr>
          <w:sz w:val="24"/>
          <w:szCs w:val="24"/>
        </w:rPr>
      </w:pPr>
      <w:r w:rsidDel="00000000" w:rsidR="00000000" w:rsidRPr="00000000">
        <w:rPr>
          <w:rtl w:val="0"/>
        </w:rPr>
      </w:r>
    </w:p>
    <w:p w:rsidR="00000000" w:rsidDel="00000000" w:rsidP="00000000" w:rsidRDefault="00000000" w:rsidRPr="00000000" w14:paraId="0000051A">
      <w:pPr>
        <w:rPr>
          <w:sz w:val="24"/>
          <w:szCs w:val="24"/>
        </w:rPr>
      </w:pPr>
      <w:r w:rsidDel="00000000" w:rsidR="00000000" w:rsidRPr="00000000">
        <w:rPr>
          <w:rtl w:val="0"/>
        </w:rPr>
      </w:r>
    </w:p>
    <w:p w:rsidR="00000000" w:rsidDel="00000000" w:rsidP="00000000" w:rsidRDefault="00000000" w:rsidRPr="00000000" w14:paraId="0000051B">
      <w:pPr>
        <w:rPr>
          <w:sz w:val="24"/>
          <w:szCs w:val="24"/>
        </w:rPr>
      </w:pPr>
      <w:r w:rsidDel="00000000" w:rsidR="00000000" w:rsidRPr="00000000">
        <w:rPr>
          <w:rtl w:val="0"/>
        </w:rPr>
      </w:r>
    </w:p>
    <w:p w:rsidR="00000000" w:rsidDel="00000000" w:rsidP="00000000" w:rsidRDefault="00000000" w:rsidRPr="00000000" w14:paraId="0000051C">
      <w:pPr>
        <w:rPr>
          <w:sz w:val="24"/>
          <w:szCs w:val="24"/>
        </w:rPr>
      </w:pPr>
      <w:r w:rsidDel="00000000" w:rsidR="00000000" w:rsidRPr="00000000">
        <w:rPr>
          <w:rtl w:val="0"/>
        </w:rPr>
      </w:r>
    </w:p>
    <w:p w:rsidR="00000000" w:rsidDel="00000000" w:rsidP="00000000" w:rsidRDefault="00000000" w:rsidRPr="00000000" w14:paraId="0000051D">
      <w:pPr>
        <w:rPr>
          <w:sz w:val="24"/>
          <w:szCs w:val="24"/>
        </w:rPr>
      </w:pPr>
      <w:r w:rsidDel="00000000" w:rsidR="00000000" w:rsidRPr="00000000">
        <w:rPr>
          <w:rtl w:val="0"/>
        </w:rPr>
      </w:r>
    </w:p>
    <w:p w:rsidR="00000000" w:rsidDel="00000000" w:rsidP="00000000" w:rsidRDefault="00000000" w:rsidRPr="00000000" w14:paraId="0000051E">
      <w:pPr>
        <w:rPr>
          <w:sz w:val="24"/>
          <w:szCs w:val="24"/>
        </w:rPr>
      </w:pPr>
      <w:r w:rsidDel="00000000" w:rsidR="00000000" w:rsidRPr="00000000">
        <w:rPr>
          <w:rtl w:val="0"/>
        </w:rPr>
      </w:r>
    </w:p>
    <w:p w:rsidR="00000000" w:rsidDel="00000000" w:rsidP="00000000" w:rsidRDefault="00000000" w:rsidRPr="00000000" w14:paraId="0000051F">
      <w:pPr>
        <w:rPr>
          <w:sz w:val="24"/>
          <w:szCs w:val="24"/>
        </w:rPr>
      </w:pPr>
      <w:r w:rsidDel="00000000" w:rsidR="00000000" w:rsidRPr="00000000">
        <w:rPr>
          <w:rtl w:val="0"/>
        </w:rPr>
      </w:r>
    </w:p>
    <w:p w:rsidR="00000000" w:rsidDel="00000000" w:rsidP="00000000" w:rsidRDefault="00000000" w:rsidRPr="00000000" w14:paraId="00000520">
      <w:pPr>
        <w:rPr>
          <w:sz w:val="24"/>
          <w:szCs w:val="24"/>
        </w:rPr>
      </w:pPr>
      <w:r w:rsidDel="00000000" w:rsidR="00000000" w:rsidRPr="00000000">
        <w:rPr>
          <w:rtl w:val="0"/>
        </w:rPr>
      </w:r>
    </w:p>
    <w:p w:rsidR="00000000" w:rsidDel="00000000" w:rsidP="00000000" w:rsidRDefault="00000000" w:rsidRPr="00000000" w14:paraId="00000521">
      <w:pPr>
        <w:rPr>
          <w:sz w:val="24"/>
          <w:szCs w:val="24"/>
        </w:rPr>
      </w:pPr>
      <w:r w:rsidDel="00000000" w:rsidR="00000000" w:rsidRPr="00000000">
        <w:rPr>
          <w:rtl w:val="0"/>
        </w:rPr>
      </w:r>
    </w:p>
    <w:p w:rsidR="00000000" w:rsidDel="00000000" w:rsidP="00000000" w:rsidRDefault="00000000" w:rsidRPr="00000000" w14:paraId="00000522">
      <w:pPr>
        <w:rPr>
          <w:sz w:val="24"/>
          <w:szCs w:val="24"/>
        </w:rPr>
      </w:pPr>
      <w:r w:rsidDel="00000000" w:rsidR="00000000" w:rsidRPr="00000000">
        <w:rPr>
          <w:rtl w:val="0"/>
        </w:rPr>
      </w:r>
    </w:p>
    <w:p w:rsidR="00000000" w:rsidDel="00000000" w:rsidP="00000000" w:rsidRDefault="00000000" w:rsidRPr="00000000" w14:paraId="00000523">
      <w:pPr>
        <w:rPr>
          <w:sz w:val="24"/>
          <w:szCs w:val="24"/>
        </w:rPr>
      </w:pPr>
      <w:r w:rsidDel="00000000" w:rsidR="00000000" w:rsidRPr="00000000">
        <w:rPr>
          <w:rtl w:val="0"/>
        </w:rPr>
      </w:r>
    </w:p>
    <w:p w:rsidR="00000000" w:rsidDel="00000000" w:rsidP="00000000" w:rsidRDefault="00000000" w:rsidRPr="00000000" w14:paraId="00000524">
      <w:pPr>
        <w:rPr>
          <w:sz w:val="24"/>
          <w:szCs w:val="24"/>
        </w:rPr>
      </w:pPr>
      <w:r w:rsidDel="00000000" w:rsidR="00000000" w:rsidRPr="00000000">
        <w:rPr>
          <w:rtl w:val="0"/>
        </w:rPr>
      </w:r>
    </w:p>
    <w:p w:rsidR="00000000" w:rsidDel="00000000" w:rsidP="00000000" w:rsidRDefault="00000000" w:rsidRPr="00000000" w14:paraId="00000525">
      <w:pPr>
        <w:rPr>
          <w:sz w:val="24"/>
          <w:szCs w:val="24"/>
        </w:rPr>
      </w:pPr>
      <w:r w:rsidDel="00000000" w:rsidR="00000000" w:rsidRPr="00000000">
        <w:rPr>
          <w:rtl w:val="0"/>
        </w:rPr>
      </w:r>
    </w:p>
    <w:p w:rsidR="00000000" w:rsidDel="00000000" w:rsidP="00000000" w:rsidRDefault="00000000" w:rsidRPr="00000000" w14:paraId="00000526">
      <w:pPr>
        <w:rPr>
          <w:sz w:val="24"/>
          <w:szCs w:val="24"/>
        </w:rPr>
      </w:pP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rtl w:val="0"/>
        </w:rPr>
      </w:r>
    </w:p>
    <w:p w:rsidR="00000000" w:rsidDel="00000000" w:rsidP="00000000" w:rsidRDefault="00000000" w:rsidRPr="00000000" w14:paraId="00000528">
      <w:pPr>
        <w:rPr>
          <w:sz w:val="24"/>
          <w:szCs w:val="24"/>
        </w:rPr>
      </w:pPr>
      <w:r w:rsidDel="00000000" w:rsidR="00000000" w:rsidRPr="00000000">
        <w:rPr>
          <w:rtl w:val="0"/>
        </w:rPr>
      </w:r>
    </w:p>
    <w:tbl>
      <w:tblPr>
        <w:tblStyle w:val="Table21"/>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9">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A">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B">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C">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D">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2E">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2F">
            <w:pPr>
              <w:jc w:val="both"/>
              <w:rPr>
                <w:sz w:val="24"/>
                <w:szCs w:val="24"/>
              </w:rPr>
            </w:pPr>
            <w:r w:rsidDel="00000000" w:rsidR="00000000" w:rsidRPr="00000000">
              <w:rPr>
                <w:b w:val="1"/>
                <w:sz w:val="24"/>
                <w:szCs w:val="24"/>
                <w:rtl w:val="0"/>
              </w:rPr>
              <w:t xml:space="preserve">RD 003</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30">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31">
            <w:pPr>
              <w:jc w:val="both"/>
              <w:rPr>
                <w:sz w:val="24"/>
                <w:szCs w:val="24"/>
              </w:rPr>
            </w:pPr>
            <w:r w:rsidDel="00000000" w:rsidR="00000000" w:rsidRPr="00000000">
              <w:rPr>
                <w:sz w:val="24"/>
                <w:szCs w:val="24"/>
                <w:rtl w:val="0"/>
              </w:rPr>
              <w:t xml:space="preserve">Processo de devolução do veículo locado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35">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36">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37">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38">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39">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3B">
            <w:pPr>
              <w:jc w:val="both"/>
              <w:rPr>
                <w:sz w:val="24"/>
                <w:szCs w:val="24"/>
              </w:rPr>
            </w:pPr>
            <w:r w:rsidDel="00000000" w:rsidR="00000000" w:rsidRPr="00000000">
              <w:rPr>
                <w:sz w:val="24"/>
                <w:szCs w:val="24"/>
                <w:rtl w:val="0"/>
              </w:rPr>
              <w:t xml:space="preserve">CSU 007</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3E">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3F">
            <w:pPr>
              <w:jc w:val="both"/>
              <w:rPr>
                <w:sz w:val="24"/>
                <w:szCs w:val="24"/>
              </w:rPr>
            </w:pPr>
            <w:r w:rsidDel="00000000" w:rsidR="00000000" w:rsidRPr="00000000">
              <w:rPr>
                <w:sz w:val="24"/>
                <w:szCs w:val="24"/>
                <w:rtl w:val="0"/>
              </w:rPr>
              <w:t xml:space="preserve">Anthonny Max</w:t>
            </w:r>
            <w:r w:rsidDel="00000000" w:rsidR="00000000" w:rsidRPr="00000000">
              <w:rPr>
                <w:color w:val="ff0000"/>
                <w:sz w:val="24"/>
                <w:szCs w:val="24"/>
                <w:rtl w:val="0"/>
              </w:rPr>
              <w:t xml:space="preserve"> </w:t>
            </w:r>
            <w:r w:rsidDel="00000000" w:rsidR="00000000" w:rsidRPr="00000000">
              <w:rPr>
                <w:rtl w:val="0"/>
              </w:rPr>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41">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47">
            <w:pPr>
              <w:jc w:val="both"/>
              <w:rPr>
                <w:sz w:val="24"/>
                <w:szCs w:val="24"/>
              </w:rPr>
            </w:pPr>
            <w:r w:rsidDel="00000000" w:rsidR="00000000" w:rsidRPr="00000000">
              <w:rPr>
                <w:sz w:val="24"/>
                <w:szCs w:val="24"/>
                <w:rtl w:val="0"/>
              </w:rPr>
              <w:t xml:space="preserve">Após o processo de locação do veículo, terá uma data específica de devolução, nessa data terá seguintes passos, para verificar no sistema de trânsito para checar se houve infrações no período de locação,  caso não haja será prosseguido a devolução porém caso conter o valor da multa se cobrado do Cliente que fez a locação e os pontos serão repassado para o Motorista do veículo, e feito a conferencia de valores para possível restituição devido ao valor caução deixado no ato da locação para assim finalizar a devolução do veículo. A devolução deve ser realizada dentro do horário de funcionamento da locadora.</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4D">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4E">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4F">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0">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1">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53">
            <w:pPr>
              <w:spacing w:after="240" w:before="240" w:lineRule="auto"/>
              <w:jc w:val="both"/>
              <w:rPr>
                <w:b w:val="1"/>
                <w:sz w:val="24"/>
                <w:szCs w:val="24"/>
              </w:rPr>
            </w:pPr>
            <w:r w:rsidDel="00000000" w:rsidR="00000000" w:rsidRPr="00000000">
              <w:rPr>
                <w:b w:val="1"/>
                <w:sz w:val="24"/>
                <w:szCs w:val="24"/>
                <w:rtl w:val="0"/>
              </w:rPr>
              <w:t xml:space="preserve">RU 001, RU 008, RU 009, RU 011, RF 001, RQ 001, DD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56">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57">
            <w:pPr>
              <w:jc w:val="both"/>
              <w:rPr>
                <w:sz w:val="28"/>
                <w:szCs w:val="28"/>
              </w:rPr>
            </w:pPr>
            <w:r w:rsidDel="00000000" w:rsidR="00000000" w:rsidRPr="00000000">
              <w:rPr>
                <w:sz w:val="24"/>
                <w:szCs w:val="24"/>
                <w:rtl w:val="0"/>
              </w:rPr>
              <w:t xml:space="preserve">José Luiz</w:t>
            </w:r>
            <w:r w:rsidDel="00000000" w:rsidR="00000000" w:rsidRPr="00000000">
              <w:rPr>
                <w:rtl w:val="0"/>
              </w:rPr>
            </w:r>
          </w:p>
        </w:tc>
      </w:tr>
    </w:tbl>
    <w:p w:rsidR="00000000" w:rsidDel="00000000" w:rsidP="00000000" w:rsidRDefault="00000000" w:rsidRPr="00000000" w14:paraId="00000559">
      <w:pPr>
        <w:keepNext w:val="1"/>
        <w:keepLines w:val="1"/>
        <w:pBdr>
          <w:top w:space="0" w:sz="0" w:val="nil"/>
          <w:left w:space="0" w:sz="0" w:val="nil"/>
          <w:bottom w:space="0" w:sz="0" w:val="nil"/>
          <w:right w:space="0" w:sz="0" w:val="nil"/>
          <w:between w:space="0" w:sz="0" w:val="nil"/>
        </w:pBdr>
        <w:spacing w:after="120" w:before="360" w:lineRule="auto"/>
        <w:rPr>
          <w:color w:val="000000"/>
          <w:sz w:val="24"/>
          <w:szCs w:val="24"/>
        </w:rPr>
      </w:pPr>
      <w:bookmarkStart w:colFirst="0" w:colLast="0" w:name="_heading=h.fa1qzhbm2l61" w:id="42"/>
      <w:bookmarkEnd w:id="42"/>
      <w:r w:rsidDel="00000000" w:rsidR="00000000" w:rsidRPr="00000000">
        <w:br w:type="page"/>
      </w:r>
      <w:r w:rsidDel="00000000" w:rsidR="00000000" w:rsidRPr="00000000">
        <w:rPr>
          <w:rtl w:val="0"/>
        </w:rPr>
      </w:r>
    </w:p>
    <w:tbl>
      <w:tblPr>
        <w:tblStyle w:val="Table22"/>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A">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B">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C">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D">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E">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5F">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60">
            <w:pPr>
              <w:jc w:val="both"/>
              <w:rPr>
                <w:sz w:val="24"/>
                <w:szCs w:val="24"/>
              </w:rPr>
            </w:pPr>
            <w:r w:rsidDel="00000000" w:rsidR="00000000" w:rsidRPr="00000000">
              <w:rPr>
                <w:b w:val="1"/>
                <w:sz w:val="24"/>
                <w:szCs w:val="24"/>
                <w:rtl w:val="0"/>
              </w:rPr>
              <w:t xml:space="preserve">RD 004</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61">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62">
            <w:pPr>
              <w:jc w:val="both"/>
              <w:rPr>
                <w:sz w:val="24"/>
                <w:szCs w:val="24"/>
              </w:rPr>
            </w:pPr>
            <w:r w:rsidDel="00000000" w:rsidR="00000000" w:rsidRPr="00000000">
              <w:rPr>
                <w:sz w:val="24"/>
                <w:szCs w:val="24"/>
                <w:rtl w:val="0"/>
              </w:rPr>
              <w:t xml:space="preserve">Processo de retirada do veículo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66">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67">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68">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69">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6A">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6C">
            <w:pPr>
              <w:jc w:val="both"/>
              <w:rPr>
                <w:sz w:val="24"/>
                <w:szCs w:val="24"/>
              </w:rPr>
            </w:pPr>
            <w:r w:rsidDel="00000000" w:rsidR="00000000" w:rsidRPr="00000000">
              <w:rPr>
                <w:sz w:val="24"/>
                <w:szCs w:val="24"/>
                <w:rtl w:val="0"/>
              </w:rPr>
              <w:t xml:space="preserve">CSU 006</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6F">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70">
            <w:pPr>
              <w:jc w:val="both"/>
              <w:rPr>
                <w:sz w:val="24"/>
                <w:szCs w:val="24"/>
              </w:rPr>
            </w:pPr>
            <w:r w:rsidDel="00000000" w:rsidR="00000000" w:rsidRPr="00000000">
              <w:rPr>
                <w:sz w:val="24"/>
                <w:szCs w:val="24"/>
                <w:rtl w:val="0"/>
              </w:rPr>
              <w:t xml:space="preserve">Anthonny Max</w:t>
            </w:r>
            <w:r w:rsidDel="00000000" w:rsidR="00000000" w:rsidRPr="00000000">
              <w:rPr>
                <w:color w:val="ff0000"/>
                <w:sz w:val="24"/>
                <w:szCs w:val="24"/>
                <w:rtl w:val="0"/>
              </w:rPr>
              <w:t xml:space="preserve"> </w:t>
            </w:r>
            <w:r w:rsidDel="00000000" w:rsidR="00000000" w:rsidRPr="00000000">
              <w:rPr>
                <w:rtl w:val="0"/>
              </w:rPr>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72">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78">
            <w:pPr>
              <w:jc w:val="both"/>
              <w:rPr>
                <w:sz w:val="24"/>
                <w:szCs w:val="24"/>
              </w:rPr>
            </w:pPr>
            <w:r w:rsidDel="00000000" w:rsidR="00000000" w:rsidRPr="00000000">
              <w:rPr>
                <w:sz w:val="24"/>
                <w:szCs w:val="24"/>
                <w:rtl w:val="0"/>
              </w:rPr>
              <w:t xml:space="preserve">Com o veículo no status de disponível e feito a locação que será realizada com sucesso, o motorista poderá fazer a retirada do veículo para utilização dentro do período de locação sendo feito as verificações de Avarias, Quilometragem e itens de segurança do veículo (extintor de incêndio, estepe e cintos de segurança). Assim será autorizado a retirada do veículo.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7E">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7F">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0">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1">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2">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84">
            <w:pPr>
              <w:spacing w:after="240" w:before="240" w:lineRule="auto"/>
              <w:jc w:val="both"/>
              <w:rPr>
                <w:sz w:val="24"/>
                <w:szCs w:val="24"/>
              </w:rPr>
            </w:pPr>
            <w:r w:rsidDel="00000000" w:rsidR="00000000" w:rsidRPr="00000000">
              <w:rPr>
                <w:sz w:val="24"/>
                <w:szCs w:val="24"/>
                <w:rtl w:val="0"/>
              </w:rPr>
              <w:t xml:space="preserve">RU 001, RF 001, RQ 001, DD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87">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88">
            <w:pPr>
              <w:jc w:val="both"/>
              <w:rPr>
                <w:sz w:val="28"/>
                <w:szCs w:val="28"/>
              </w:rPr>
            </w:pPr>
            <w:r w:rsidDel="00000000" w:rsidR="00000000" w:rsidRPr="00000000">
              <w:rPr>
                <w:rtl w:val="0"/>
              </w:rPr>
              <w:t xml:space="preserve"> </w:t>
            </w:r>
            <w:r w:rsidDel="00000000" w:rsidR="00000000" w:rsidRPr="00000000">
              <w:rPr>
                <w:sz w:val="23"/>
                <w:szCs w:val="23"/>
                <w:rtl w:val="0"/>
              </w:rPr>
              <w:t xml:space="preserve">Daniel Corrêa</w:t>
            </w: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58A">
      <w:pPr>
        <w:keepNext w:val="1"/>
        <w:keepLines w:val="1"/>
        <w:pBdr>
          <w:top w:space="0" w:sz="0" w:val="nil"/>
          <w:left w:space="0" w:sz="0" w:val="nil"/>
          <w:bottom w:space="0" w:sz="0" w:val="nil"/>
          <w:right w:space="0" w:sz="0" w:val="nil"/>
          <w:between w:space="0" w:sz="0" w:val="nil"/>
        </w:pBdr>
        <w:spacing w:after="120" w:before="360" w:lineRule="auto"/>
        <w:rPr>
          <w:sz w:val="24"/>
          <w:szCs w:val="24"/>
        </w:rPr>
      </w:pPr>
      <w:bookmarkStart w:colFirst="0" w:colLast="0" w:name="_heading=h.tjgoibfx55x8" w:id="43"/>
      <w:bookmarkEnd w:id="43"/>
      <w:r w:rsidDel="00000000" w:rsidR="00000000" w:rsidRPr="00000000">
        <w:rPr>
          <w:rtl w:val="0"/>
        </w:rPr>
      </w:r>
    </w:p>
    <w:tbl>
      <w:tblPr>
        <w:tblStyle w:val="Table23"/>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B">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C">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D">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E">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8F">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0">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91">
            <w:pPr>
              <w:jc w:val="both"/>
              <w:rPr>
                <w:sz w:val="24"/>
                <w:szCs w:val="24"/>
              </w:rPr>
            </w:pPr>
            <w:r w:rsidDel="00000000" w:rsidR="00000000" w:rsidRPr="00000000">
              <w:rPr>
                <w:b w:val="1"/>
                <w:sz w:val="24"/>
                <w:szCs w:val="24"/>
                <w:rtl w:val="0"/>
              </w:rPr>
              <w:t xml:space="preserve">RD 005</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92">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93">
            <w:pPr>
              <w:jc w:val="both"/>
              <w:rPr>
                <w:sz w:val="24"/>
                <w:szCs w:val="24"/>
              </w:rPr>
            </w:pPr>
            <w:r w:rsidDel="00000000" w:rsidR="00000000" w:rsidRPr="00000000">
              <w:rPr>
                <w:sz w:val="24"/>
                <w:szCs w:val="24"/>
                <w:rtl w:val="0"/>
              </w:rPr>
              <w:t xml:space="preserve">Processo de valores para locação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7">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8">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9">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A">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9B">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9D">
            <w:pPr>
              <w:jc w:val="both"/>
              <w:rPr>
                <w:sz w:val="24"/>
                <w:szCs w:val="24"/>
              </w:rPr>
            </w:pPr>
            <w:r w:rsidDel="00000000" w:rsidR="00000000" w:rsidRPr="00000000">
              <w:rPr>
                <w:sz w:val="24"/>
                <w:szCs w:val="24"/>
                <w:rtl w:val="0"/>
              </w:rPr>
              <w:t xml:space="preserve">CSU 006, CSU 007</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A0">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A1">
            <w:pPr>
              <w:jc w:val="both"/>
              <w:rPr>
                <w:sz w:val="24"/>
                <w:szCs w:val="24"/>
              </w:rPr>
            </w:pPr>
            <w:r w:rsidDel="00000000" w:rsidR="00000000" w:rsidRPr="00000000">
              <w:rPr>
                <w:sz w:val="24"/>
                <w:szCs w:val="24"/>
                <w:rtl w:val="0"/>
              </w:rPr>
              <w:t xml:space="preserve">Anthonny Max</w:t>
            </w:r>
            <w:r w:rsidDel="00000000" w:rsidR="00000000" w:rsidRPr="00000000">
              <w:rPr>
                <w:rtl w:val="0"/>
              </w:rPr>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A3">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A9">
            <w:pPr>
              <w:jc w:val="both"/>
              <w:rPr>
                <w:sz w:val="24"/>
                <w:szCs w:val="24"/>
              </w:rPr>
            </w:pPr>
            <w:r w:rsidDel="00000000" w:rsidR="00000000" w:rsidRPr="00000000">
              <w:rPr>
                <w:sz w:val="24"/>
                <w:szCs w:val="24"/>
                <w:rtl w:val="0"/>
              </w:rPr>
              <w:t xml:space="preserve">Toda locação que acontecer deve ser cobrado o valor caução para garantia de pagamento prevista por lei que será 150% do valor de locação que será calculado de acordo com a categoria do veículo e período de locação, será cobrado o valor de seguro veicular para eventual acidente no período de locação. No ato da devolução do veículo será feito a restituição do valor caução deixando apenas as cobranças de locação e seguro.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AF">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0">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1">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2">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3">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B5">
            <w:pPr>
              <w:spacing w:after="240" w:before="240" w:lineRule="auto"/>
              <w:jc w:val="both"/>
              <w:rPr>
                <w:sz w:val="24"/>
                <w:szCs w:val="24"/>
              </w:rPr>
            </w:pPr>
            <w:r w:rsidDel="00000000" w:rsidR="00000000" w:rsidRPr="00000000">
              <w:rPr>
                <w:sz w:val="24"/>
                <w:szCs w:val="24"/>
                <w:rtl w:val="0"/>
              </w:rPr>
              <w:t xml:space="preserve">RU 013, RU 014, RU 015, RF 004, RF 005, 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B8">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B9">
            <w:pPr>
              <w:spacing w:line="360" w:lineRule="auto"/>
              <w:rPr>
                <w:sz w:val="28"/>
                <w:szCs w:val="28"/>
              </w:rPr>
            </w:pPr>
            <w:r w:rsidDel="00000000" w:rsidR="00000000" w:rsidRPr="00000000">
              <w:rPr>
                <w:sz w:val="23"/>
                <w:szCs w:val="23"/>
                <w:rtl w:val="0"/>
              </w:rPr>
              <w:t xml:space="preserve">Godofreda da Silva</w:t>
            </w:r>
            <w:r w:rsidDel="00000000" w:rsidR="00000000" w:rsidRPr="00000000">
              <w:rPr>
                <w:rtl w:val="0"/>
              </w:rPr>
            </w:r>
          </w:p>
        </w:tc>
      </w:tr>
    </w:tbl>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sz w:val="24"/>
          <w:szCs w:val="24"/>
        </w:rPr>
      </w:pPr>
      <w:r w:rsidDel="00000000" w:rsidR="00000000" w:rsidRPr="00000000">
        <w:rPr>
          <w:rtl w:val="0"/>
        </w:rPr>
      </w:r>
    </w:p>
    <w:tbl>
      <w:tblPr>
        <w:tblStyle w:val="Table24"/>
        <w:tblW w:w="9645.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70"/>
        <w:gridCol w:w="2475"/>
        <w:gridCol w:w="315"/>
        <w:gridCol w:w="2895"/>
        <w:gridCol w:w="1500"/>
        <w:tblGridChange w:id="0">
          <w:tblGrid>
            <w:gridCol w:w="219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D">
            <w:pPr>
              <w:widowControl w:val="0"/>
              <w:rPr>
                <w:b w:val="1"/>
                <w:sz w:val="28"/>
                <w:szCs w:val="28"/>
              </w:rPr>
            </w:pPr>
            <w:r w:rsidDel="00000000" w:rsidR="00000000" w:rsidRPr="00000000">
              <w:rPr>
                <w:b w:val="1"/>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E">
            <w:pPr>
              <w:widowControl w:val="0"/>
              <w:rPr>
                <w:b w:val="1"/>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BF">
            <w:pPr>
              <w:widowControl w:val="0"/>
              <w:rPr>
                <w:b w:val="1"/>
                <w:sz w:val="28"/>
                <w:szCs w:val="28"/>
              </w:rPr>
            </w:pPr>
            <w:r w:rsidDel="00000000" w:rsidR="00000000" w:rsidRPr="00000000">
              <w:rPr>
                <w:b w:val="1"/>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0">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1">
            <w:pPr>
              <w:widowControl w:val="0"/>
              <w:rPr>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2">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C3">
            <w:pPr>
              <w:jc w:val="both"/>
              <w:rPr>
                <w:sz w:val="24"/>
                <w:szCs w:val="24"/>
              </w:rPr>
            </w:pPr>
            <w:r w:rsidDel="00000000" w:rsidR="00000000" w:rsidRPr="00000000">
              <w:rPr>
                <w:b w:val="1"/>
                <w:sz w:val="24"/>
                <w:szCs w:val="24"/>
                <w:rtl w:val="0"/>
              </w:rPr>
              <w:t xml:space="preserve">RD 006</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C4">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C5">
            <w:pPr>
              <w:jc w:val="both"/>
              <w:rPr>
                <w:sz w:val="24"/>
                <w:szCs w:val="24"/>
              </w:rPr>
            </w:pPr>
            <w:r w:rsidDel="00000000" w:rsidR="00000000" w:rsidRPr="00000000">
              <w:rPr>
                <w:sz w:val="24"/>
                <w:szCs w:val="24"/>
                <w:rtl w:val="0"/>
              </w:rPr>
              <w:t xml:space="preserve">Validação da identificação do motorista que faz a retirada do veículo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9">
            <w:pPr>
              <w:widowControl w:val="0"/>
              <w:rPr>
                <w:b w:val="1"/>
                <w:sz w:val="28"/>
                <w:szCs w:val="28"/>
              </w:rPr>
            </w:pPr>
            <w:r w:rsidDel="00000000" w:rsidR="00000000" w:rsidRPr="00000000">
              <w:rPr>
                <w:b w:val="1"/>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A">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B">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C">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CD">
            <w:pPr>
              <w:widowControl w:val="0"/>
              <w:rPr>
                <w:b w:val="1"/>
                <w:sz w:val="28"/>
                <w:szCs w:val="28"/>
              </w:rPr>
            </w:pPr>
            <w:r w:rsidDel="00000000" w:rsidR="00000000" w:rsidRPr="00000000">
              <w:rPr>
                <w:b w:val="1"/>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CF">
            <w:pPr>
              <w:jc w:val="both"/>
              <w:rPr>
                <w:sz w:val="24"/>
                <w:szCs w:val="24"/>
              </w:rPr>
            </w:pPr>
            <w:r w:rsidDel="00000000" w:rsidR="00000000" w:rsidRPr="00000000">
              <w:rPr>
                <w:sz w:val="24"/>
                <w:szCs w:val="24"/>
                <w:rtl w:val="0"/>
              </w:rPr>
              <w:t xml:space="preserve">CSU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D2">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D3">
            <w:pPr>
              <w:jc w:val="both"/>
              <w:rPr>
                <w:sz w:val="24"/>
                <w:szCs w:val="24"/>
              </w:rPr>
            </w:pPr>
            <w:r w:rsidDel="00000000" w:rsidR="00000000" w:rsidRPr="00000000">
              <w:rPr>
                <w:sz w:val="24"/>
                <w:szCs w:val="24"/>
                <w:rtl w:val="0"/>
              </w:rPr>
              <w:t xml:space="preserve">Anthonny Max</w:t>
            </w:r>
            <w:r w:rsidDel="00000000" w:rsidR="00000000" w:rsidRPr="00000000">
              <w:rPr>
                <w:rtl w:val="0"/>
              </w:rPr>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D5">
            <w:pPr>
              <w:widowControl w:val="0"/>
              <w:rPr>
                <w:sz w:val="28"/>
                <w:szCs w:val="28"/>
              </w:rPr>
            </w:pPr>
            <w:r w:rsidDel="00000000" w:rsidR="00000000" w:rsidRPr="00000000">
              <w:rPr>
                <w:b w:val="1"/>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DB">
            <w:pPr>
              <w:spacing w:after="240" w:before="240" w:lineRule="auto"/>
              <w:jc w:val="both"/>
              <w:rPr>
                <w:sz w:val="24"/>
                <w:szCs w:val="24"/>
              </w:rPr>
            </w:pPr>
            <w:r w:rsidDel="00000000" w:rsidR="00000000" w:rsidRPr="00000000">
              <w:rPr>
                <w:sz w:val="24"/>
                <w:szCs w:val="24"/>
                <w:rtl w:val="0"/>
              </w:rPr>
              <w:t xml:space="preserve">Sempre que uma pessoa se dirigir a Locadora Mula Car para solicitar uma locação, será necessário o cadastro do motorista que vai dirigir o veículo onde é solicitado os dados da CNH e uma imagem da CNH e concluir o cadastro.</w:t>
            </w:r>
          </w:p>
          <w:p w:rsidR="00000000" w:rsidDel="00000000" w:rsidP="00000000" w:rsidRDefault="00000000" w:rsidRPr="00000000" w14:paraId="000005DC">
            <w:pPr>
              <w:spacing w:after="240" w:before="240" w:lineRule="auto"/>
              <w:jc w:val="both"/>
              <w:rPr>
                <w:sz w:val="24"/>
                <w:szCs w:val="24"/>
              </w:rPr>
            </w:pPr>
            <w:r w:rsidDel="00000000" w:rsidR="00000000" w:rsidRPr="00000000">
              <w:rPr>
                <w:sz w:val="24"/>
                <w:szCs w:val="24"/>
                <w:rtl w:val="0"/>
              </w:rPr>
              <w:t xml:space="preserve">Para validar o documento (CNH) fornecido pela pessoa o número do documento deverá ver validado no sistema de Trânsito, e a Categoria da CNH deve ser compatível com veículo locado. Se o documento não estiver de acordo com requisitos não será validado. </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E2">
            <w:pPr>
              <w:widowControl w:val="0"/>
              <w:rPr>
                <w:b w:val="1"/>
                <w:sz w:val="28"/>
                <w:szCs w:val="28"/>
              </w:rPr>
            </w:pPr>
            <w:r w:rsidDel="00000000" w:rsidR="00000000" w:rsidRPr="00000000">
              <w:rPr>
                <w:b w:val="1"/>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E3">
            <w:pPr>
              <w:widowControl w:val="0"/>
              <w:rPr>
                <w:b w:val="1"/>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E4">
            <w:pPr>
              <w:widowControl w:val="0"/>
              <w:rPr>
                <w:b w:val="1"/>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E5">
            <w:pPr>
              <w:widowControl w:val="0"/>
              <w:rPr>
                <w:b w:val="1"/>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5E6">
            <w:pPr>
              <w:widowControl w:val="0"/>
              <w:rPr>
                <w:b w:val="1"/>
                <w:sz w:val="28"/>
                <w:szCs w:val="28"/>
              </w:rPr>
            </w:pPr>
            <w:r w:rsidDel="00000000" w:rsidR="00000000" w:rsidRPr="00000000">
              <w:rPr>
                <w:b w:val="1"/>
                <w:sz w:val="28"/>
                <w:szCs w:val="28"/>
                <w:rtl w:val="0"/>
              </w:rPr>
              <w:t xml:space="preserve">Fonte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E8">
            <w:pPr>
              <w:spacing w:after="240" w:before="240" w:lineRule="auto"/>
              <w:jc w:val="both"/>
              <w:rPr>
                <w:sz w:val="24"/>
                <w:szCs w:val="24"/>
              </w:rPr>
            </w:pPr>
            <w:r w:rsidDel="00000000" w:rsidR="00000000" w:rsidRPr="00000000">
              <w:rPr>
                <w:rFonts w:ascii="Calibri" w:cs="Calibri" w:eastAsia="Calibri" w:hAnsi="Calibri"/>
                <w:sz w:val="24"/>
                <w:szCs w:val="24"/>
                <w:rtl w:val="0"/>
              </w:rPr>
              <w:t xml:space="preserve">RF 02</w:t>
            </w:r>
            <w:r w:rsidDel="00000000" w:rsidR="00000000" w:rsidRPr="00000000">
              <w:rPr>
                <w:sz w:val="24"/>
                <w:szCs w:val="24"/>
                <w:rtl w:val="0"/>
              </w:rPr>
              <w:t xml:space="preserve">.</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EB">
            <w:pPr>
              <w:widowControl w:val="0"/>
              <w:rPr>
                <w:sz w:val="28"/>
                <w:szCs w:val="28"/>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EC">
            <w:pPr>
              <w:spacing w:line="360" w:lineRule="auto"/>
              <w:rPr>
                <w:sz w:val="28"/>
                <w:szCs w:val="28"/>
              </w:rPr>
            </w:pPr>
            <w:r w:rsidDel="00000000" w:rsidR="00000000" w:rsidRPr="00000000">
              <w:rPr>
                <w:rtl w:val="0"/>
              </w:rPr>
              <w:t xml:space="preserve"> </w:t>
            </w:r>
            <w:r w:rsidDel="00000000" w:rsidR="00000000" w:rsidRPr="00000000">
              <w:rPr>
                <w:sz w:val="23"/>
                <w:szCs w:val="23"/>
                <w:rtl w:val="0"/>
              </w:rPr>
              <w:t xml:space="preserve">José Luiz</w:t>
            </w:r>
            <w:r w:rsidDel="00000000" w:rsidR="00000000" w:rsidRPr="00000000">
              <w:rPr>
                <w:rtl w:val="0"/>
              </w:rPr>
            </w:r>
          </w:p>
        </w:tc>
      </w:tr>
    </w:tbl>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pStyle w:val="Heading2"/>
        <w:rPr/>
      </w:pPr>
      <w:bookmarkStart w:colFirst="0" w:colLast="0" w:name="_heading=h.nteklo41sw9l" w:id="44"/>
      <w:bookmarkEnd w:id="44"/>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pStyle w:val="Heading2"/>
        <w:rPr/>
      </w:pPr>
      <w:bookmarkStart w:colFirst="0" w:colLast="0" w:name="_heading=h.170b2sa9nok8" w:id="45"/>
      <w:bookmarkEnd w:id="45"/>
      <w:r w:rsidDel="00000000" w:rsidR="00000000" w:rsidRPr="00000000">
        <w:rPr>
          <w:rtl w:val="0"/>
        </w:rPr>
      </w:r>
    </w:p>
    <w:p w:rsidR="00000000" w:rsidDel="00000000" w:rsidP="00000000" w:rsidRDefault="00000000" w:rsidRPr="00000000" w14:paraId="000005F6">
      <w:pPr>
        <w:pStyle w:val="Heading2"/>
        <w:rPr/>
      </w:pPr>
      <w:bookmarkStart w:colFirst="0" w:colLast="0" w:name="_heading=h.c80jj8fpz9q" w:id="46"/>
      <w:bookmarkEnd w:id="46"/>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pStyle w:val="Heading2"/>
        <w:rPr/>
      </w:pPr>
      <w:bookmarkStart w:colFirst="0" w:colLast="0" w:name="_heading=h.erxe4mb0pxc" w:id="47"/>
      <w:bookmarkEnd w:id="47"/>
      <w:r w:rsidDel="00000000" w:rsidR="00000000" w:rsidRPr="00000000">
        <w:rPr>
          <w:rtl w:val="0"/>
        </w:rPr>
        <w:t xml:space="preserve">Descrição dos Dados do Sistema</w:t>
      </w:r>
    </w:p>
    <w:p w:rsidR="00000000" w:rsidDel="00000000" w:rsidP="00000000" w:rsidRDefault="00000000" w:rsidRPr="00000000" w14:paraId="000005FA">
      <w:pPr>
        <w:ind w:firstLine="709"/>
        <w:rPr>
          <w:i w:val="1"/>
          <w:color w:val="ff0000"/>
          <w:sz w:val="24"/>
          <w:szCs w:val="24"/>
        </w:rPr>
      </w:pPr>
      <w:r w:rsidDel="00000000" w:rsidR="00000000" w:rsidRPr="00000000">
        <w:rPr>
          <w:rtl w:val="0"/>
        </w:rPr>
      </w:r>
    </w:p>
    <w:p w:rsidR="00000000" w:rsidDel="00000000" w:rsidP="00000000" w:rsidRDefault="00000000" w:rsidRPr="00000000" w14:paraId="000005FB">
      <w:pPr>
        <w:spacing w:line="360" w:lineRule="auto"/>
        <w:ind w:firstLine="709"/>
        <w:rPr>
          <w:sz w:val="24"/>
          <w:szCs w:val="24"/>
        </w:rPr>
      </w:pPr>
      <w:r w:rsidDel="00000000" w:rsidR="00000000" w:rsidRPr="00000000">
        <w:rPr>
          <w:sz w:val="24"/>
          <w:szCs w:val="24"/>
          <w:rtl w:val="0"/>
        </w:rPr>
        <w:t xml:space="preserve">São apresentados a seguir, na forma do modelo de dados, os dados de cada item que compõe o sistema.</w:t>
      </w:r>
    </w:p>
    <w:tbl>
      <w:tblPr>
        <w:tblStyle w:val="Table25"/>
        <w:tblW w:w="9630.0" w:type="dxa"/>
        <w:jc w:val="left"/>
        <w:tblInd w:w="115.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80"/>
        <w:gridCol w:w="255"/>
        <w:gridCol w:w="1380"/>
        <w:gridCol w:w="1125"/>
        <w:gridCol w:w="1680"/>
        <w:gridCol w:w="3210"/>
        <w:tblGridChange w:id="0">
          <w:tblGrid>
            <w:gridCol w:w="1980"/>
            <w:gridCol w:w="255"/>
            <w:gridCol w:w="1380"/>
            <w:gridCol w:w="1125"/>
            <w:gridCol w:w="1680"/>
            <w:gridCol w:w="3210"/>
          </w:tblGrid>
        </w:tblGridChange>
      </w:tblGrid>
      <w:t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5FC">
            <w:pPr>
              <w:widowControl w:val="0"/>
              <w:rPr>
                <w:b w:val="1"/>
                <w:sz w:val="24"/>
                <w:szCs w:val="24"/>
              </w:rPr>
            </w:pPr>
            <w:r w:rsidDel="00000000" w:rsidR="00000000" w:rsidRPr="00000000">
              <w:rPr>
                <w:b w:val="1"/>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5FD">
            <w:pPr>
              <w:widowControl w:val="0"/>
              <w:rPr>
                <w:b w:val="1"/>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5FE">
            <w:pPr>
              <w:widowControl w:val="0"/>
              <w:rPr>
                <w:b w:val="1"/>
                <w:sz w:val="24"/>
                <w:szCs w:val="24"/>
              </w:rPr>
            </w:pPr>
            <w:r w:rsidDel="00000000" w:rsidR="00000000" w:rsidRPr="00000000">
              <w:rPr>
                <w:b w:val="1"/>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00">
            <w:pPr>
              <w:widowControl w:val="0"/>
              <w:rPr>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01">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02">
            <w:pPr>
              <w:jc w:val="center"/>
              <w:rPr>
                <w:sz w:val="24"/>
                <w:szCs w:val="24"/>
              </w:rPr>
            </w:pPr>
            <w:r w:rsidDel="00000000" w:rsidR="00000000" w:rsidRPr="00000000">
              <w:rPr>
                <w:sz w:val="24"/>
                <w:szCs w:val="24"/>
                <w:rtl w:val="0"/>
              </w:rPr>
              <w:t xml:space="preserve">DD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03">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04">
            <w:pPr>
              <w:jc w:val="both"/>
              <w:rPr>
                <w:sz w:val="24"/>
                <w:szCs w:val="24"/>
              </w:rPr>
            </w:pPr>
            <w:r w:rsidDel="00000000" w:rsidR="00000000" w:rsidRPr="00000000">
              <w:rPr>
                <w:sz w:val="24"/>
                <w:szCs w:val="24"/>
                <w:rtl w:val="0"/>
              </w:rPr>
              <w:t xml:space="preserve">Descrição do conjunto de dados que compõem a Locação de Veículos.</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08">
            <w:pPr>
              <w:widowControl w:val="0"/>
              <w:jc w:val="center"/>
              <w:rPr>
                <w:b w:val="1"/>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0E">
            <w:pPr>
              <w:widowControl w:val="0"/>
              <w:jc w:val="center"/>
              <w:rPr>
                <w:b w:val="1"/>
                <w:sz w:val="24"/>
                <w:szCs w:val="24"/>
              </w:rPr>
            </w:pPr>
            <w:r w:rsidDel="00000000" w:rsidR="00000000" w:rsidRPr="00000000">
              <w:rPr>
                <w:b w:val="1"/>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10">
            <w:pPr>
              <w:widowControl w:val="0"/>
              <w:jc w:val="center"/>
              <w:rPr>
                <w:b w:val="1"/>
                <w:sz w:val="24"/>
                <w:szCs w:val="24"/>
              </w:rPr>
            </w:pPr>
            <w:r w:rsidDel="00000000" w:rsidR="00000000" w:rsidRPr="00000000">
              <w:rPr>
                <w:b w:val="1"/>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11">
            <w:pPr>
              <w:widowControl w:val="0"/>
              <w:jc w:val="center"/>
              <w:rPr>
                <w:b w:val="1"/>
                <w:sz w:val="24"/>
                <w:szCs w:val="24"/>
              </w:rPr>
            </w:pPr>
            <w:r w:rsidDel="00000000" w:rsidR="00000000" w:rsidRPr="00000000">
              <w:rPr>
                <w:b w:val="1"/>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12">
            <w:pPr>
              <w:widowControl w:val="0"/>
              <w:jc w:val="center"/>
              <w:rPr>
                <w:b w:val="1"/>
                <w:sz w:val="24"/>
                <w:szCs w:val="24"/>
              </w:rPr>
            </w:pPr>
            <w:r w:rsidDel="00000000" w:rsidR="00000000" w:rsidRPr="00000000">
              <w:rPr>
                <w:b w:val="1"/>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13">
            <w:pPr>
              <w:widowControl w:val="0"/>
              <w:jc w:val="center"/>
              <w:rPr>
                <w:b w:val="1"/>
                <w:sz w:val="24"/>
                <w:szCs w:val="24"/>
              </w:rPr>
            </w:pPr>
            <w:r w:rsidDel="00000000" w:rsidR="00000000" w:rsidRPr="00000000">
              <w:rPr>
                <w:b w:val="1"/>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4">
            <w:pPr>
              <w:widowControl w:val="0"/>
              <w:rPr>
                <w:b w:val="1"/>
                <w:sz w:val="24"/>
                <w:szCs w:val="24"/>
              </w:rPr>
            </w:pPr>
            <w:r w:rsidDel="00000000" w:rsidR="00000000" w:rsidRPr="00000000">
              <w:rPr>
                <w:b w:val="1"/>
                <w:sz w:val="24"/>
                <w:szCs w:val="24"/>
                <w:rtl w:val="0"/>
              </w:rPr>
              <w:t xml:space="preserve">código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6">
            <w:pPr>
              <w:widowControl w:val="0"/>
              <w:rPr>
                <w:sz w:val="24"/>
                <w:szCs w:val="24"/>
              </w:rPr>
            </w:pPr>
            <w:r w:rsidDel="00000000" w:rsidR="00000000" w:rsidRPr="00000000">
              <w:rPr>
                <w:sz w:val="24"/>
                <w:szCs w:val="24"/>
                <w:rtl w:val="0"/>
              </w:rPr>
              <w:t xml:space="preserve">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7">
            <w:pPr>
              <w:widowControl w:val="0"/>
              <w:rPr>
                <w:sz w:val="24"/>
                <w:szCs w:val="24"/>
              </w:rPr>
            </w:pPr>
            <w:r w:rsidDel="00000000" w:rsidR="00000000" w:rsidRPr="00000000">
              <w:rPr>
                <w:sz w:val="24"/>
                <w:szCs w:val="24"/>
                <w:rtl w:val="0"/>
              </w:rPr>
              <w:t xml:space="preserve">Serial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8">
            <w:pPr>
              <w:widowControl w:val="0"/>
              <w:rPr>
                <w:sz w:val="24"/>
                <w:szCs w:val="24"/>
              </w:rPr>
            </w:pPr>
            <w:r w:rsidDel="00000000" w:rsidR="00000000" w:rsidRPr="00000000">
              <w:rPr>
                <w:sz w:val="24"/>
                <w:szCs w:val="24"/>
                <w:rtl w:val="0"/>
              </w:rPr>
              <w:t xml:space="preserve">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9">
            <w:pPr>
              <w:widowControl w:val="0"/>
              <w:rPr>
                <w:sz w:val="24"/>
                <w:szCs w:val="24"/>
              </w:rPr>
            </w:pPr>
            <w:r w:rsidDel="00000000" w:rsidR="00000000" w:rsidRPr="00000000">
              <w:rPr>
                <w:sz w:val="24"/>
                <w:szCs w:val="24"/>
                <w:rtl w:val="0"/>
              </w:rPr>
              <w:t xml:space="preserve">Código gerado no cadastro dos livro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A">
            <w:pPr>
              <w:widowControl w:val="0"/>
              <w:rPr>
                <w:b w:val="1"/>
                <w:sz w:val="24"/>
                <w:szCs w:val="24"/>
              </w:rPr>
            </w:pPr>
            <w:r w:rsidDel="00000000" w:rsidR="00000000" w:rsidRPr="00000000">
              <w:rPr>
                <w:b w:val="1"/>
                <w:sz w:val="24"/>
                <w:szCs w:val="24"/>
                <w:rtl w:val="0"/>
              </w:rPr>
              <w:t xml:space="preserve">Data Retirada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C">
            <w:pPr>
              <w:widowControl w:val="0"/>
              <w:rPr>
                <w:sz w:val="24"/>
                <w:szCs w:val="24"/>
              </w:rPr>
            </w:pPr>
            <w:r w:rsidDel="00000000" w:rsidR="00000000" w:rsidRPr="00000000">
              <w:rPr>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D">
            <w:pPr>
              <w:widowControl w:val="0"/>
              <w:rPr>
                <w:sz w:val="24"/>
                <w:szCs w:val="24"/>
              </w:rPr>
            </w:pPr>
            <w:r w:rsidDel="00000000" w:rsidR="00000000" w:rsidRPr="00000000">
              <w:rPr>
                <w:sz w:val="24"/>
                <w:szCs w:val="24"/>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E">
            <w:pPr>
              <w:widowControl w:val="0"/>
              <w:rPr>
                <w:sz w:val="24"/>
                <w:szCs w:val="24"/>
              </w:rPr>
            </w:pPr>
            <w:r w:rsidDel="00000000" w:rsidR="00000000" w:rsidRPr="00000000">
              <w:rPr>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1F">
            <w:pPr>
              <w:widowControl w:val="0"/>
              <w:rPr>
                <w:sz w:val="24"/>
                <w:szCs w:val="24"/>
              </w:rPr>
            </w:pPr>
            <w:r w:rsidDel="00000000" w:rsidR="00000000" w:rsidRPr="00000000">
              <w:rPr>
                <w:sz w:val="24"/>
                <w:szCs w:val="24"/>
                <w:rtl w:val="0"/>
              </w:rPr>
              <w:t xml:space="preserve">Data que o Veículo esta sendo retirado na locadora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0">
            <w:pPr>
              <w:widowControl w:val="0"/>
              <w:rPr>
                <w:b w:val="1"/>
                <w:sz w:val="24"/>
                <w:szCs w:val="24"/>
              </w:rPr>
            </w:pPr>
            <w:r w:rsidDel="00000000" w:rsidR="00000000" w:rsidRPr="00000000">
              <w:rPr>
                <w:b w:val="1"/>
                <w:sz w:val="24"/>
                <w:szCs w:val="24"/>
                <w:rtl w:val="0"/>
              </w:rPr>
              <w:t xml:space="preserve">Data de previsão de Devolução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2">
            <w:pPr>
              <w:widowControl w:val="0"/>
              <w:rPr>
                <w:sz w:val="24"/>
                <w:szCs w:val="24"/>
              </w:rPr>
            </w:pPr>
            <w:r w:rsidDel="00000000" w:rsidR="00000000" w:rsidRPr="00000000">
              <w:rPr>
                <w:sz w:val="24"/>
                <w:szCs w:val="24"/>
                <w:rtl w:val="0"/>
              </w:rPr>
              <w:t xml:space="preserve">10</w:t>
            </w:r>
          </w:p>
          <w:p w:rsidR="00000000" w:rsidDel="00000000" w:rsidP="00000000" w:rsidRDefault="00000000" w:rsidRPr="00000000" w14:paraId="00000623">
            <w:pPr>
              <w:widowControl w:val="0"/>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4">
            <w:pPr>
              <w:widowControl w:val="0"/>
              <w:rPr>
                <w:sz w:val="24"/>
                <w:szCs w:val="24"/>
              </w:rPr>
            </w:pPr>
            <w:r w:rsidDel="00000000" w:rsidR="00000000" w:rsidRPr="00000000">
              <w:rPr>
                <w:sz w:val="24"/>
                <w:szCs w:val="24"/>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5">
            <w:pPr>
              <w:widowControl w:val="0"/>
              <w:rPr>
                <w:sz w:val="24"/>
                <w:szCs w:val="24"/>
              </w:rPr>
            </w:pPr>
            <w:r w:rsidDel="00000000" w:rsidR="00000000" w:rsidRPr="00000000">
              <w:rPr>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6">
            <w:pPr>
              <w:widowControl w:val="0"/>
              <w:rPr>
                <w:sz w:val="24"/>
                <w:szCs w:val="24"/>
              </w:rPr>
            </w:pPr>
            <w:r w:rsidDel="00000000" w:rsidR="00000000" w:rsidRPr="00000000">
              <w:rPr>
                <w:sz w:val="24"/>
                <w:szCs w:val="24"/>
                <w:rtl w:val="0"/>
              </w:rPr>
              <w:t xml:space="preserve">Data de previsão que o Veículo esta será devolvido na locadora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7">
            <w:pPr>
              <w:widowControl w:val="0"/>
              <w:rPr>
                <w:b w:val="1"/>
                <w:sz w:val="24"/>
                <w:szCs w:val="24"/>
              </w:rPr>
            </w:pPr>
            <w:r w:rsidDel="00000000" w:rsidR="00000000" w:rsidRPr="00000000">
              <w:rPr>
                <w:b w:val="1"/>
                <w:sz w:val="24"/>
                <w:szCs w:val="24"/>
                <w:rtl w:val="0"/>
              </w:rPr>
              <w:t xml:space="preserve">Km inicial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9">
            <w:pPr>
              <w:widowControl w:val="0"/>
              <w:rPr>
                <w:sz w:val="24"/>
                <w:szCs w:val="24"/>
              </w:rPr>
            </w:pPr>
            <w:r w:rsidDel="00000000" w:rsidR="00000000" w:rsidRPr="00000000">
              <w:rPr>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A">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B">
            <w:pPr>
              <w:widowControl w:val="0"/>
              <w:rPr>
                <w:sz w:val="24"/>
                <w:szCs w:val="24"/>
              </w:rPr>
            </w:pPr>
            <w:r w:rsidDel="00000000" w:rsidR="00000000" w:rsidRPr="00000000">
              <w:rPr>
                <w:sz w:val="24"/>
                <w:szCs w:val="24"/>
                <w:rtl w:val="0"/>
              </w:rPr>
              <w:t xml:space="preserve">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C">
            <w:pPr>
              <w:widowControl w:val="0"/>
              <w:rPr>
                <w:sz w:val="24"/>
                <w:szCs w:val="24"/>
              </w:rPr>
            </w:pPr>
            <w:r w:rsidDel="00000000" w:rsidR="00000000" w:rsidRPr="00000000">
              <w:rPr>
                <w:sz w:val="24"/>
                <w:szCs w:val="24"/>
                <w:rtl w:val="0"/>
              </w:rPr>
              <w:t xml:space="preserve">Identificação de quilometragem no ato da retirada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D">
            <w:pPr>
              <w:widowControl w:val="0"/>
              <w:rPr>
                <w:b w:val="1"/>
                <w:sz w:val="24"/>
                <w:szCs w:val="24"/>
              </w:rPr>
            </w:pPr>
            <w:r w:rsidDel="00000000" w:rsidR="00000000" w:rsidRPr="00000000">
              <w:rPr>
                <w:b w:val="1"/>
                <w:sz w:val="24"/>
                <w:szCs w:val="24"/>
                <w:rtl w:val="0"/>
              </w:rPr>
              <w:t xml:space="preserve">Valor Locação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2F">
            <w:pPr>
              <w:widowControl w:val="0"/>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0">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1">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2">
            <w:pPr>
              <w:widowControl w:val="0"/>
              <w:rPr>
                <w:sz w:val="24"/>
                <w:szCs w:val="24"/>
              </w:rPr>
            </w:pPr>
            <w:r w:rsidDel="00000000" w:rsidR="00000000" w:rsidRPr="00000000">
              <w:rPr>
                <w:sz w:val="24"/>
                <w:szCs w:val="24"/>
                <w:rtl w:val="0"/>
              </w:rPr>
              <w:t xml:space="preserve">Valor da locação de acordo com categoria e datas de retirada e devolução.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3">
            <w:pPr>
              <w:widowControl w:val="0"/>
              <w:rPr>
                <w:b w:val="1"/>
                <w:sz w:val="24"/>
                <w:szCs w:val="24"/>
              </w:rPr>
            </w:pPr>
            <w:r w:rsidDel="00000000" w:rsidR="00000000" w:rsidRPr="00000000">
              <w:rPr>
                <w:b w:val="1"/>
                <w:sz w:val="24"/>
                <w:szCs w:val="24"/>
                <w:rtl w:val="0"/>
              </w:rPr>
              <w:t xml:space="preserve">Valor Caução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5">
            <w:pPr>
              <w:widowControl w:val="0"/>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6">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7">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8">
            <w:pPr>
              <w:widowControl w:val="0"/>
              <w:rPr>
                <w:sz w:val="24"/>
                <w:szCs w:val="24"/>
              </w:rPr>
            </w:pPr>
            <w:r w:rsidDel="00000000" w:rsidR="00000000" w:rsidRPr="00000000">
              <w:rPr>
                <w:sz w:val="24"/>
                <w:szCs w:val="24"/>
                <w:rtl w:val="0"/>
              </w:rPr>
              <w:t xml:space="preserve">Valor a ser deixado como credito para locação após a devolução devolvido o valor restante após compensação da locação e possíveis multas.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9">
            <w:pPr>
              <w:widowControl w:val="0"/>
              <w:rPr>
                <w:b w:val="1"/>
                <w:sz w:val="24"/>
                <w:szCs w:val="24"/>
              </w:rPr>
            </w:pPr>
            <w:r w:rsidDel="00000000" w:rsidR="00000000" w:rsidRPr="00000000">
              <w:rPr>
                <w:b w:val="1"/>
                <w:sz w:val="24"/>
                <w:szCs w:val="24"/>
                <w:rtl w:val="0"/>
              </w:rPr>
              <w:t xml:space="preserve">Valor do Seguro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B">
            <w:pPr>
              <w:widowControl w:val="0"/>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C">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D">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E">
            <w:pPr>
              <w:widowControl w:val="0"/>
              <w:rPr>
                <w:sz w:val="24"/>
                <w:szCs w:val="24"/>
              </w:rPr>
            </w:pPr>
            <w:r w:rsidDel="00000000" w:rsidR="00000000" w:rsidRPr="00000000">
              <w:rPr>
                <w:sz w:val="24"/>
                <w:szCs w:val="24"/>
                <w:rtl w:val="0"/>
              </w:rPr>
              <w:t xml:space="preserve">Valor do seguro contra acidentes obrigatório as empresas de Locação de Veículos.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3F">
            <w:pPr>
              <w:widowControl w:val="0"/>
              <w:rPr>
                <w:b w:val="1"/>
                <w:sz w:val="24"/>
                <w:szCs w:val="24"/>
              </w:rPr>
            </w:pPr>
            <w:r w:rsidDel="00000000" w:rsidR="00000000" w:rsidRPr="00000000">
              <w:rPr>
                <w:b w:val="1"/>
                <w:sz w:val="24"/>
                <w:szCs w:val="24"/>
                <w:rtl w:val="0"/>
              </w:rPr>
              <w:t xml:space="preserve">Cliente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1">
            <w:pPr>
              <w:widowControl w:val="0"/>
              <w:rPr>
                <w:sz w:val="24"/>
                <w:szCs w:val="24"/>
              </w:rPr>
            </w:pPr>
            <w:r w:rsidDel="00000000" w:rsidR="00000000" w:rsidRPr="00000000">
              <w:rPr>
                <w:sz w:val="24"/>
                <w:szCs w:val="24"/>
                <w:rtl w:val="0"/>
              </w:rPr>
              <w:t xml:space="preserve">100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2">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3">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4">
            <w:pPr>
              <w:widowControl w:val="0"/>
              <w:rPr>
                <w:sz w:val="24"/>
                <w:szCs w:val="24"/>
              </w:rPr>
            </w:pPr>
            <w:r w:rsidDel="00000000" w:rsidR="00000000" w:rsidRPr="00000000">
              <w:rPr>
                <w:sz w:val="24"/>
                <w:szCs w:val="24"/>
                <w:rtl w:val="0"/>
              </w:rPr>
              <w:t xml:space="preserve">Nome do Cliente que aluga o Veículo.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5">
            <w:pPr>
              <w:widowControl w:val="0"/>
              <w:rPr>
                <w:b w:val="1"/>
                <w:sz w:val="24"/>
                <w:szCs w:val="24"/>
              </w:rPr>
            </w:pPr>
            <w:r w:rsidDel="00000000" w:rsidR="00000000" w:rsidRPr="00000000">
              <w:rPr>
                <w:b w:val="1"/>
                <w:sz w:val="24"/>
                <w:szCs w:val="24"/>
                <w:rtl w:val="0"/>
              </w:rPr>
              <w:t xml:space="preserve">Motorista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7">
            <w:pPr>
              <w:widowControl w:val="0"/>
              <w:rPr>
                <w:sz w:val="24"/>
                <w:szCs w:val="24"/>
              </w:rPr>
            </w:pPr>
            <w:r w:rsidDel="00000000" w:rsidR="00000000" w:rsidRPr="00000000">
              <w:rPr>
                <w:sz w:val="24"/>
                <w:szCs w:val="24"/>
                <w:rtl w:val="0"/>
              </w:rPr>
              <w:t xml:space="preserve">100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8">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9">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A">
            <w:pPr>
              <w:widowControl w:val="0"/>
              <w:rPr>
                <w:sz w:val="24"/>
                <w:szCs w:val="24"/>
              </w:rPr>
            </w:pPr>
            <w:r w:rsidDel="00000000" w:rsidR="00000000" w:rsidRPr="00000000">
              <w:rPr>
                <w:sz w:val="24"/>
                <w:szCs w:val="24"/>
                <w:rtl w:val="0"/>
              </w:rPr>
              <w:t xml:space="preserve">Nome do Motorista dirige o Veículo alugado.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B">
            <w:pPr>
              <w:widowControl w:val="0"/>
              <w:rPr>
                <w:b w:val="1"/>
                <w:sz w:val="24"/>
                <w:szCs w:val="24"/>
              </w:rPr>
            </w:pPr>
            <w:r w:rsidDel="00000000" w:rsidR="00000000" w:rsidRPr="00000000">
              <w:rPr>
                <w:b w:val="1"/>
                <w:sz w:val="24"/>
                <w:szCs w:val="24"/>
                <w:rtl w:val="0"/>
              </w:rPr>
              <w:t xml:space="preserve">Veículo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D">
            <w:pPr>
              <w:widowControl w:val="0"/>
              <w:rPr>
                <w:sz w:val="24"/>
                <w:szCs w:val="24"/>
              </w:rPr>
            </w:pPr>
            <w:r w:rsidDel="00000000" w:rsidR="00000000" w:rsidRPr="00000000">
              <w:rPr>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E">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4F">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50">
            <w:pPr>
              <w:widowControl w:val="0"/>
              <w:rPr>
                <w:sz w:val="24"/>
                <w:szCs w:val="24"/>
              </w:rPr>
            </w:pPr>
            <w:r w:rsidDel="00000000" w:rsidR="00000000" w:rsidRPr="00000000">
              <w:rPr>
                <w:sz w:val="24"/>
                <w:szCs w:val="24"/>
                <w:rtl w:val="0"/>
              </w:rPr>
              <w:t xml:space="preserve">Nome do Veículo alugado.</w:t>
            </w:r>
          </w:p>
        </w:tc>
      </w:tr>
    </w:tbl>
    <w:p w:rsidR="00000000" w:rsidDel="00000000" w:rsidP="00000000" w:rsidRDefault="00000000" w:rsidRPr="00000000" w14:paraId="00000651">
      <w:pPr>
        <w:rPr>
          <w:sz w:val="24"/>
          <w:szCs w:val="24"/>
        </w:rPr>
      </w:pPr>
      <w:r w:rsidDel="00000000" w:rsidR="00000000" w:rsidRPr="00000000">
        <w:rPr>
          <w:rtl w:val="0"/>
        </w:rPr>
      </w:r>
    </w:p>
    <w:tbl>
      <w:tblPr>
        <w:tblStyle w:val="Table26"/>
        <w:tblW w:w="9645.0" w:type="dxa"/>
        <w:jc w:val="left"/>
        <w:tblInd w:w="-85.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95"/>
        <w:gridCol w:w="255"/>
        <w:gridCol w:w="1380"/>
        <w:gridCol w:w="1125"/>
        <w:gridCol w:w="1680"/>
        <w:gridCol w:w="3210"/>
        <w:tblGridChange w:id="0">
          <w:tblGrid>
            <w:gridCol w:w="1995"/>
            <w:gridCol w:w="255"/>
            <w:gridCol w:w="1380"/>
            <w:gridCol w:w="1125"/>
            <w:gridCol w:w="1680"/>
            <w:gridCol w:w="3210"/>
          </w:tblGrid>
        </w:tblGridChange>
      </w:tblGrid>
      <w:t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52">
            <w:pPr>
              <w:widowControl w:val="0"/>
              <w:rPr>
                <w:b w:val="1"/>
                <w:sz w:val="24"/>
                <w:szCs w:val="24"/>
              </w:rPr>
            </w:pPr>
            <w:r w:rsidDel="00000000" w:rsidR="00000000" w:rsidRPr="00000000">
              <w:rPr>
                <w:b w:val="1"/>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53">
            <w:pPr>
              <w:widowControl w:val="0"/>
              <w:rPr>
                <w:b w:val="1"/>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54">
            <w:pPr>
              <w:widowControl w:val="0"/>
              <w:rPr>
                <w:b w:val="1"/>
                <w:sz w:val="24"/>
                <w:szCs w:val="24"/>
              </w:rPr>
            </w:pPr>
            <w:r w:rsidDel="00000000" w:rsidR="00000000" w:rsidRPr="00000000">
              <w:rPr>
                <w:b w:val="1"/>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56">
            <w:pPr>
              <w:widowControl w:val="0"/>
              <w:rPr>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57">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58">
            <w:pPr>
              <w:jc w:val="both"/>
              <w:rPr>
                <w:sz w:val="24"/>
                <w:szCs w:val="24"/>
              </w:rPr>
            </w:pPr>
            <w:r w:rsidDel="00000000" w:rsidR="00000000" w:rsidRPr="00000000">
              <w:rPr>
                <w:sz w:val="24"/>
                <w:szCs w:val="24"/>
                <w:rtl w:val="0"/>
              </w:rPr>
              <w:t xml:space="preserve">DD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59">
            <w:pPr>
              <w:widowControl w:val="0"/>
              <w:rPr>
                <w:color w:val="00b0f0"/>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5A">
            <w:pPr>
              <w:jc w:val="both"/>
              <w:rPr>
                <w:sz w:val="24"/>
                <w:szCs w:val="24"/>
              </w:rPr>
            </w:pPr>
            <w:r w:rsidDel="00000000" w:rsidR="00000000" w:rsidRPr="00000000">
              <w:rPr>
                <w:sz w:val="24"/>
                <w:szCs w:val="24"/>
                <w:rtl w:val="0"/>
              </w:rPr>
              <w:t xml:space="preserve">Conjunto de dados que compõem o cadastro de Veículos.</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65E">
            <w:pPr>
              <w:widowControl w:val="0"/>
              <w:jc w:val="center"/>
              <w:rPr>
                <w:b w:val="1"/>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64">
            <w:pPr>
              <w:widowControl w:val="0"/>
              <w:jc w:val="center"/>
              <w:rPr>
                <w:b w:val="1"/>
                <w:sz w:val="24"/>
                <w:szCs w:val="24"/>
              </w:rPr>
            </w:pPr>
            <w:r w:rsidDel="00000000" w:rsidR="00000000" w:rsidRPr="00000000">
              <w:rPr>
                <w:b w:val="1"/>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66">
            <w:pPr>
              <w:widowControl w:val="0"/>
              <w:jc w:val="center"/>
              <w:rPr>
                <w:b w:val="1"/>
                <w:sz w:val="24"/>
                <w:szCs w:val="24"/>
              </w:rPr>
            </w:pPr>
            <w:r w:rsidDel="00000000" w:rsidR="00000000" w:rsidRPr="00000000">
              <w:rPr>
                <w:b w:val="1"/>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67">
            <w:pPr>
              <w:widowControl w:val="0"/>
              <w:jc w:val="center"/>
              <w:rPr>
                <w:b w:val="1"/>
                <w:sz w:val="24"/>
                <w:szCs w:val="24"/>
              </w:rPr>
            </w:pPr>
            <w:r w:rsidDel="00000000" w:rsidR="00000000" w:rsidRPr="00000000">
              <w:rPr>
                <w:b w:val="1"/>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68">
            <w:pPr>
              <w:widowControl w:val="0"/>
              <w:jc w:val="center"/>
              <w:rPr>
                <w:b w:val="1"/>
                <w:sz w:val="24"/>
                <w:szCs w:val="24"/>
              </w:rPr>
            </w:pPr>
            <w:r w:rsidDel="00000000" w:rsidR="00000000" w:rsidRPr="00000000">
              <w:rPr>
                <w:b w:val="1"/>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69">
            <w:pPr>
              <w:widowControl w:val="0"/>
              <w:jc w:val="center"/>
              <w:rPr>
                <w:b w:val="1"/>
                <w:sz w:val="24"/>
                <w:szCs w:val="24"/>
              </w:rPr>
            </w:pPr>
            <w:r w:rsidDel="00000000" w:rsidR="00000000" w:rsidRPr="00000000">
              <w:rPr>
                <w:b w:val="1"/>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6A">
            <w:pPr>
              <w:widowControl w:val="0"/>
              <w:rPr>
                <w:b w:val="1"/>
                <w:sz w:val="24"/>
                <w:szCs w:val="24"/>
              </w:rPr>
            </w:pPr>
            <w:r w:rsidDel="00000000" w:rsidR="00000000" w:rsidRPr="00000000">
              <w:rPr>
                <w:b w:val="1"/>
                <w:sz w:val="24"/>
                <w:szCs w:val="24"/>
                <w:rtl w:val="0"/>
              </w:rPr>
              <w:t xml:space="preserve">Modelo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6C">
            <w:pPr>
              <w:widowControl w:val="0"/>
              <w:rPr>
                <w:sz w:val="24"/>
                <w:szCs w:val="24"/>
              </w:rPr>
            </w:pPr>
            <w:r w:rsidDel="00000000" w:rsidR="00000000" w:rsidRPr="00000000">
              <w:rPr>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6D">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6E">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6F">
            <w:pPr>
              <w:widowControl w:val="0"/>
              <w:rPr>
                <w:sz w:val="24"/>
                <w:szCs w:val="24"/>
              </w:rPr>
            </w:pPr>
            <w:r w:rsidDel="00000000" w:rsidR="00000000" w:rsidRPr="00000000">
              <w:rPr>
                <w:sz w:val="24"/>
                <w:szCs w:val="24"/>
                <w:rtl w:val="0"/>
              </w:rPr>
              <w:t xml:space="preserve">Nome do Modelo do Veículo.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0">
            <w:pPr>
              <w:widowControl w:val="0"/>
              <w:rPr>
                <w:b w:val="1"/>
                <w:sz w:val="24"/>
                <w:szCs w:val="24"/>
              </w:rPr>
            </w:pPr>
            <w:r w:rsidDel="00000000" w:rsidR="00000000" w:rsidRPr="00000000">
              <w:rPr>
                <w:b w:val="1"/>
                <w:sz w:val="24"/>
                <w:szCs w:val="24"/>
                <w:rtl w:val="0"/>
              </w:rPr>
              <w:t xml:space="preserve">Marca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2">
            <w:pPr>
              <w:widowControl w:val="0"/>
              <w:rPr>
                <w:sz w:val="24"/>
                <w:szCs w:val="24"/>
              </w:rPr>
            </w:pPr>
            <w:r w:rsidDel="00000000" w:rsidR="00000000" w:rsidRPr="00000000">
              <w:rPr>
                <w:sz w:val="24"/>
                <w:szCs w:val="24"/>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3">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4">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5">
            <w:pPr>
              <w:widowControl w:val="0"/>
              <w:rPr>
                <w:sz w:val="24"/>
                <w:szCs w:val="24"/>
              </w:rPr>
            </w:pPr>
            <w:r w:rsidDel="00000000" w:rsidR="00000000" w:rsidRPr="00000000">
              <w:rPr>
                <w:sz w:val="24"/>
                <w:szCs w:val="24"/>
                <w:rtl w:val="0"/>
              </w:rPr>
              <w:t xml:space="preserve">Marca que o Veículo possui.</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6">
            <w:pPr>
              <w:widowControl w:val="0"/>
              <w:rPr>
                <w:b w:val="1"/>
                <w:sz w:val="24"/>
                <w:szCs w:val="24"/>
              </w:rPr>
            </w:pPr>
            <w:r w:rsidDel="00000000" w:rsidR="00000000" w:rsidRPr="00000000">
              <w:rPr>
                <w:b w:val="1"/>
                <w:sz w:val="24"/>
                <w:szCs w:val="24"/>
                <w:rtl w:val="0"/>
              </w:rPr>
              <w:t xml:space="preserve">Preço de Venda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8">
            <w:pPr>
              <w:widowControl w:val="0"/>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9">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A">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B">
            <w:pPr>
              <w:widowControl w:val="0"/>
              <w:rPr>
                <w:sz w:val="24"/>
                <w:szCs w:val="24"/>
              </w:rPr>
            </w:pPr>
            <w:r w:rsidDel="00000000" w:rsidR="00000000" w:rsidRPr="00000000">
              <w:rPr>
                <w:sz w:val="24"/>
                <w:szCs w:val="24"/>
                <w:rtl w:val="0"/>
              </w:rPr>
              <w:t xml:space="preserve">Valor venal do Veículo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C">
            <w:pPr>
              <w:widowControl w:val="0"/>
              <w:rPr>
                <w:b w:val="1"/>
                <w:sz w:val="24"/>
                <w:szCs w:val="24"/>
              </w:rPr>
            </w:pPr>
            <w:r w:rsidDel="00000000" w:rsidR="00000000" w:rsidRPr="00000000">
              <w:rPr>
                <w:b w:val="1"/>
                <w:sz w:val="24"/>
                <w:szCs w:val="24"/>
                <w:rtl w:val="0"/>
              </w:rPr>
              <w:t xml:space="preserve">Preço de Compra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E">
            <w:pPr>
              <w:widowControl w:val="0"/>
              <w:rPr>
                <w:sz w:val="24"/>
                <w:szCs w:val="24"/>
              </w:rPr>
            </w:pPr>
            <w:r w:rsidDel="00000000" w:rsidR="00000000" w:rsidRPr="00000000">
              <w:rPr>
                <w:sz w:val="24"/>
                <w:szCs w:val="24"/>
                <w:rtl w:val="0"/>
              </w:rPr>
              <w:t xml:space="preserve">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7F">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0">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1">
            <w:pPr>
              <w:widowControl w:val="0"/>
              <w:rPr>
                <w:sz w:val="24"/>
                <w:szCs w:val="24"/>
              </w:rPr>
            </w:pPr>
            <w:r w:rsidDel="00000000" w:rsidR="00000000" w:rsidRPr="00000000">
              <w:rPr>
                <w:sz w:val="24"/>
                <w:szCs w:val="24"/>
                <w:rtl w:val="0"/>
              </w:rPr>
              <w:t xml:space="preserve">Valor de compra do Veículo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2">
            <w:pPr>
              <w:widowControl w:val="0"/>
              <w:rPr>
                <w:b w:val="1"/>
                <w:sz w:val="24"/>
                <w:szCs w:val="24"/>
              </w:rPr>
            </w:pPr>
            <w:r w:rsidDel="00000000" w:rsidR="00000000" w:rsidRPr="00000000">
              <w:rPr>
                <w:b w:val="1"/>
                <w:sz w:val="24"/>
                <w:szCs w:val="24"/>
                <w:rtl w:val="0"/>
              </w:rPr>
              <w:t xml:space="preserve">Numero de Pessoas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4">
            <w:pPr>
              <w:widowControl w:val="0"/>
              <w:rPr>
                <w:sz w:val="24"/>
                <w:szCs w:val="24"/>
              </w:rPr>
            </w:pPr>
            <w:r w:rsidDel="00000000" w:rsidR="00000000" w:rsidRPr="00000000">
              <w:rPr>
                <w:sz w:val="24"/>
                <w:szCs w:val="24"/>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5">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6">
            <w:pPr>
              <w:widowControl w:val="0"/>
              <w:rPr>
                <w:sz w:val="24"/>
                <w:szCs w:val="24"/>
              </w:rPr>
            </w:pPr>
            <w:r w:rsidDel="00000000" w:rsidR="00000000" w:rsidRPr="00000000">
              <w:rPr>
                <w:sz w:val="24"/>
                <w:szCs w:val="24"/>
                <w:rtl w:val="0"/>
              </w:rPr>
              <w:t xml:space="preserve">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7">
            <w:pPr>
              <w:widowControl w:val="0"/>
              <w:rPr>
                <w:sz w:val="24"/>
                <w:szCs w:val="24"/>
              </w:rPr>
            </w:pPr>
            <w:r w:rsidDel="00000000" w:rsidR="00000000" w:rsidRPr="00000000">
              <w:rPr>
                <w:sz w:val="24"/>
                <w:szCs w:val="24"/>
                <w:rtl w:val="0"/>
              </w:rPr>
              <w:t xml:space="preserve">Quantidade de pessoas que cabem no Veículo.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8">
            <w:pPr>
              <w:widowControl w:val="0"/>
              <w:rPr>
                <w:b w:val="1"/>
                <w:sz w:val="24"/>
                <w:szCs w:val="24"/>
              </w:rPr>
            </w:pPr>
            <w:r w:rsidDel="00000000" w:rsidR="00000000" w:rsidRPr="00000000">
              <w:rPr>
                <w:b w:val="1"/>
                <w:sz w:val="24"/>
                <w:szCs w:val="24"/>
                <w:rtl w:val="0"/>
              </w:rPr>
              <w:t xml:space="preserve">Ano de Fabricação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A">
            <w:pPr>
              <w:widowControl w:val="0"/>
              <w:rPr>
                <w:sz w:val="24"/>
                <w:szCs w:val="24"/>
              </w:rPr>
            </w:pPr>
            <w:r w:rsidDel="00000000" w:rsidR="00000000" w:rsidRPr="00000000">
              <w:rPr>
                <w:sz w:val="24"/>
                <w:szCs w:val="24"/>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B">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C">
            <w:pPr>
              <w:widowControl w:val="0"/>
              <w:rPr>
                <w:sz w:val="24"/>
                <w:szCs w:val="24"/>
              </w:rPr>
            </w:pPr>
            <w:r w:rsidDel="00000000" w:rsidR="00000000" w:rsidRPr="00000000">
              <w:rPr>
                <w:sz w:val="24"/>
                <w:szCs w:val="24"/>
                <w:rtl w:val="0"/>
              </w:rPr>
              <w:t xml:space="preserve">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D">
            <w:pPr>
              <w:widowControl w:val="0"/>
              <w:rPr>
                <w:sz w:val="24"/>
                <w:szCs w:val="24"/>
              </w:rPr>
            </w:pPr>
            <w:r w:rsidDel="00000000" w:rsidR="00000000" w:rsidRPr="00000000">
              <w:rPr>
                <w:sz w:val="24"/>
                <w:szCs w:val="24"/>
                <w:rtl w:val="0"/>
              </w:rPr>
              <w:t xml:space="preserve">2009</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8E">
            <w:pPr>
              <w:widowControl w:val="0"/>
              <w:rPr>
                <w:b w:val="1"/>
                <w:sz w:val="24"/>
                <w:szCs w:val="24"/>
              </w:rPr>
            </w:pPr>
            <w:r w:rsidDel="00000000" w:rsidR="00000000" w:rsidRPr="00000000">
              <w:rPr>
                <w:b w:val="1"/>
                <w:sz w:val="24"/>
                <w:szCs w:val="24"/>
                <w:rtl w:val="0"/>
              </w:rPr>
              <w:t xml:space="preserve">Ano do Modelo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0">
            <w:pPr>
              <w:widowControl w:val="0"/>
              <w:rPr>
                <w:sz w:val="24"/>
                <w:szCs w:val="24"/>
              </w:rPr>
            </w:pPr>
            <w:r w:rsidDel="00000000" w:rsidR="00000000" w:rsidRPr="00000000">
              <w:rPr>
                <w:sz w:val="24"/>
                <w:szCs w:val="24"/>
                <w:rtl w:val="0"/>
              </w:rPr>
              <w:t xml:space="preserve">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1">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2">
            <w:pPr>
              <w:widowControl w:val="0"/>
              <w:rPr>
                <w:sz w:val="24"/>
                <w:szCs w:val="24"/>
              </w:rPr>
            </w:pPr>
            <w:r w:rsidDel="00000000" w:rsidR="00000000" w:rsidRPr="00000000">
              <w:rPr>
                <w:sz w:val="24"/>
                <w:szCs w:val="24"/>
                <w:rtl w:val="0"/>
              </w:rPr>
              <w:t xml:space="preserve">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3">
            <w:pPr>
              <w:widowControl w:val="0"/>
              <w:rPr>
                <w:sz w:val="24"/>
                <w:szCs w:val="24"/>
              </w:rPr>
            </w:pPr>
            <w:r w:rsidDel="00000000" w:rsidR="00000000" w:rsidRPr="00000000">
              <w:rPr>
                <w:sz w:val="24"/>
                <w:szCs w:val="24"/>
                <w:rtl w:val="0"/>
              </w:rPr>
              <w:t xml:space="preserve">2010</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4">
            <w:pPr>
              <w:widowControl w:val="0"/>
              <w:rPr>
                <w:b w:val="1"/>
                <w:sz w:val="24"/>
                <w:szCs w:val="24"/>
              </w:rPr>
            </w:pPr>
            <w:r w:rsidDel="00000000" w:rsidR="00000000" w:rsidRPr="00000000">
              <w:rPr>
                <w:b w:val="1"/>
                <w:sz w:val="24"/>
                <w:szCs w:val="24"/>
                <w:rtl w:val="0"/>
              </w:rPr>
              <w:t xml:space="preserve">Renavam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6">
            <w:pPr>
              <w:widowControl w:val="0"/>
              <w:rPr>
                <w:sz w:val="24"/>
                <w:szCs w:val="24"/>
              </w:rPr>
            </w:pPr>
            <w:r w:rsidDel="00000000" w:rsidR="00000000" w:rsidRPr="00000000">
              <w:rPr>
                <w:sz w:val="24"/>
                <w:szCs w:val="24"/>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7">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8">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9">
            <w:pPr>
              <w:widowControl w:val="0"/>
              <w:rPr>
                <w:sz w:val="24"/>
                <w:szCs w:val="24"/>
              </w:rPr>
            </w:pPr>
            <w:r w:rsidDel="00000000" w:rsidR="00000000" w:rsidRPr="00000000">
              <w:rPr>
                <w:sz w:val="24"/>
                <w:szCs w:val="24"/>
                <w:rtl w:val="0"/>
              </w:rPr>
              <w:t xml:space="preserve">Numero de registro do Veículo.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A">
            <w:pPr>
              <w:widowControl w:val="0"/>
              <w:rPr>
                <w:b w:val="1"/>
                <w:sz w:val="24"/>
                <w:szCs w:val="24"/>
              </w:rPr>
            </w:pPr>
            <w:r w:rsidDel="00000000" w:rsidR="00000000" w:rsidRPr="00000000">
              <w:rPr>
                <w:b w:val="1"/>
                <w:sz w:val="24"/>
                <w:szCs w:val="24"/>
                <w:rtl w:val="0"/>
              </w:rPr>
              <w:t xml:space="preserve">Quilometragem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C">
            <w:pPr>
              <w:widowControl w:val="0"/>
              <w:rPr>
                <w:sz w:val="24"/>
                <w:szCs w:val="24"/>
              </w:rPr>
            </w:pPr>
            <w:r w:rsidDel="00000000" w:rsidR="00000000" w:rsidRPr="00000000">
              <w:rPr>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D">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E">
            <w:pPr>
              <w:widowControl w:val="0"/>
              <w:rPr>
                <w:sz w:val="24"/>
                <w:szCs w:val="24"/>
              </w:rPr>
            </w:pPr>
            <w:r w:rsidDel="00000000" w:rsidR="00000000" w:rsidRPr="00000000">
              <w:rPr>
                <w:sz w:val="24"/>
                <w:szCs w:val="24"/>
                <w:rtl w:val="0"/>
              </w:rPr>
              <w:t xml:space="preserve">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9F">
            <w:pPr>
              <w:widowControl w:val="0"/>
              <w:rPr>
                <w:sz w:val="24"/>
                <w:szCs w:val="24"/>
              </w:rPr>
            </w:pPr>
            <w:r w:rsidDel="00000000" w:rsidR="00000000" w:rsidRPr="00000000">
              <w:rPr>
                <w:sz w:val="24"/>
                <w:szCs w:val="24"/>
                <w:rtl w:val="0"/>
              </w:rPr>
              <w:t xml:space="preserve">Quilometragem do Veículo na aquisição.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0">
            <w:pPr>
              <w:widowControl w:val="0"/>
              <w:rPr>
                <w:b w:val="1"/>
                <w:sz w:val="24"/>
                <w:szCs w:val="24"/>
              </w:rPr>
            </w:pPr>
            <w:r w:rsidDel="00000000" w:rsidR="00000000" w:rsidRPr="00000000">
              <w:rPr>
                <w:b w:val="1"/>
                <w:sz w:val="24"/>
                <w:szCs w:val="24"/>
                <w:rtl w:val="0"/>
              </w:rPr>
              <w:t xml:space="preserve">Tipo de Combustível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2">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3">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4">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5">
            <w:pPr>
              <w:widowControl w:val="0"/>
              <w:rPr>
                <w:sz w:val="24"/>
                <w:szCs w:val="24"/>
              </w:rPr>
            </w:pPr>
            <w:r w:rsidDel="00000000" w:rsidR="00000000" w:rsidRPr="00000000">
              <w:rPr>
                <w:sz w:val="24"/>
                <w:szCs w:val="24"/>
                <w:rtl w:val="0"/>
              </w:rPr>
              <w:t xml:space="preserve">Identificação do tipo de combustível.</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6">
            <w:pPr>
              <w:widowControl w:val="0"/>
              <w:rPr>
                <w:b w:val="1"/>
                <w:sz w:val="24"/>
                <w:szCs w:val="24"/>
              </w:rPr>
            </w:pPr>
            <w:r w:rsidDel="00000000" w:rsidR="00000000" w:rsidRPr="00000000">
              <w:rPr>
                <w:b w:val="1"/>
                <w:sz w:val="24"/>
                <w:szCs w:val="24"/>
                <w:rtl w:val="0"/>
              </w:rPr>
              <w:t xml:space="preserve">Tipo de Modelo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8">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9">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A">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B">
            <w:pPr>
              <w:widowControl w:val="0"/>
              <w:rPr>
                <w:sz w:val="24"/>
                <w:szCs w:val="24"/>
              </w:rPr>
            </w:pPr>
            <w:r w:rsidDel="00000000" w:rsidR="00000000" w:rsidRPr="00000000">
              <w:rPr>
                <w:sz w:val="24"/>
                <w:szCs w:val="24"/>
                <w:rtl w:val="0"/>
              </w:rPr>
              <w:t xml:space="preserve">Identifica o tipo do modelo do Veículo.</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C">
            <w:pPr>
              <w:widowControl w:val="0"/>
              <w:rPr>
                <w:b w:val="1"/>
                <w:sz w:val="24"/>
                <w:szCs w:val="24"/>
              </w:rPr>
            </w:pPr>
            <w:r w:rsidDel="00000000" w:rsidR="00000000" w:rsidRPr="00000000">
              <w:rPr>
                <w:b w:val="1"/>
                <w:sz w:val="24"/>
                <w:szCs w:val="24"/>
                <w:rtl w:val="0"/>
              </w:rPr>
              <w:t xml:space="preserve">Situação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E">
            <w:pPr>
              <w:widowControl w:val="0"/>
              <w:rPr>
                <w:sz w:val="24"/>
                <w:szCs w:val="24"/>
              </w:rPr>
            </w:pPr>
            <w:r w:rsidDel="00000000" w:rsidR="00000000" w:rsidRPr="00000000">
              <w:rPr>
                <w:sz w:val="24"/>
                <w:szCs w:val="24"/>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AF">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0">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1">
            <w:pPr>
              <w:widowControl w:val="0"/>
              <w:rPr>
                <w:sz w:val="24"/>
                <w:szCs w:val="24"/>
              </w:rPr>
            </w:pPr>
            <w:r w:rsidDel="00000000" w:rsidR="00000000" w:rsidRPr="00000000">
              <w:rPr>
                <w:sz w:val="24"/>
                <w:szCs w:val="24"/>
                <w:rtl w:val="0"/>
              </w:rPr>
              <w:t xml:space="preserve">Identifica a situação que o Veículo se encontra: Ativo ou Inativo.</w:t>
            </w:r>
          </w:p>
        </w:tc>
      </w:tr>
    </w:tbl>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7"/>
        <w:tblW w:w="9615.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220"/>
        <w:gridCol w:w="1320"/>
        <w:gridCol w:w="1185"/>
        <w:gridCol w:w="1920"/>
        <w:gridCol w:w="2970"/>
        <w:tblGridChange w:id="0">
          <w:tblGrid>
            <w:gridCol w:w="2220"/>
            <w:gridCol w:w="1320"/>
            <w:gridCol w:w="1185"/>
            <w:gridCol w:w="1920"/>
            <w:gridCol w:w="2970"/>
          </w:tblGrid>
        </w:tblGridChange>
      </w:tblGrid>
      <w:tr>
        <w:trPr>
          <w:trHeight w:val="440" w:hRule="atLeast"/>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3">
            <w:pPr>
              <w:widowControl w:val="0"/>
              <w:rPr>
                <w:b w:val="1"/>
                <w:sz w:val="24"/>
                <w:szCs w:val="24"/>
              </w:rPr>
            </w:pPr>
            <w:r w:rsidDel="00000000" w:rsidR="00000000" w:rsidRPr="00000000">
              <w:rPr>
                <w:b w:val="1"/>
                <w:sz w:val="24"/>
                <w:szCs w:val="24"/>
                <w:rtl w:val="0"/>
              </w:rPr>
              <w:t xml:space="preserve">Identificador</w:t>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4">
            <w:pPr>
              <w:widowControl w:val="0"/>
              <w:rPr>
                <w:b w:val="1"/>
                <w:sz w:val="24"/>
                <w:szCs w:val="24"/>
              </w:rPr>
            </w:pPr>
            <w:r w:rsidDel="00000000" w:rsidR="00000000" w:rsidRPr="00000000">
              <w:rPr>
                <w:b w:val="1"/>
                <w:sz w:val="24"/>
                <w:szCs w:val="24"/>
                <w:rtl w:val="0"/>
              </w:rPr>
              <w:t xml:space="preserve">Descrição</w:t>
            </w:r>
          </w:p>
        </w:tc>
      </w:tr>
      <w:tr>
        <w:trPr>
          <w:trHeight w:val="4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8">
            <w:pPr>
              <w:jc w:val="both"/>
              <w:rPr>
                <w:sz w:val="24"/>
                <w:szCs w:val="24"/>
              </w:rPr>
            </w:pPr>
            <w:r w:rsidDel="00000000" w:rsidR="00000000" w:rsidRPr="00000000">
              <w:rPr>
                <w:b w:val="1"/>
                <w:sz w:val="24"/>
                <w:szCs w:val="24"/>
                <w:rtl w:val="0"/>
              </w:rPr>
              <w:t xml:space="preserve">DD 003</w:t>
            </w: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9">
            <w:pPr>
              <w:jc w:val="both"/>
              <w:rPr>
                <w:sz w:val="24"/>
                <w:szCs w:val="24"/>
              </w:rPr>
            </w:pPr>
            <w:r w:rsidDel="00000000" w:rsidR="00000000" w:rsidRPr="00000000">
              <w:rPr>
                <w:sz w:val="24"/>
                <w:szCs w:val="24"/>
                <w:rtl w:val="0"/>
              </w:rPr>
              <w:t xml:space="preserve">Conjunto de dados que compõem o cadastro de Clientes.</w:t>
            </w:r>
          </w:p>
        </w:tc>
      </w:tr>
      <w:tr>
        <w:trPr>
          <w:trHeight w:val="525" w:hRule="atLeast"/>
        </w:trPr>
        <w:tc>
          <w:tcPr>
            <w:gridSpan w:val="5"/>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BD">
            <w:pPr>
              <w:widowControl w:val="0"/>
              <w:jc w:val="center"/>
              <w:rPr>
                <w:b w:val="1"/>
                <w:sz w:val="28"/>
                <w:szCs w:val="28"/>
              </w:rPr>
            </w:pPr>
            <w:r w:rsidDel="00000000" w:rsidR="00000000" w:rsidRPr="00000000">
              <w:rPr>
                <w:rtl w:val="0"/>
              </w:rPr>
            </w:r>
          </w:p>
        </w:tc>
      </w:tr>
      <w:tr>
        <w:trPr>
          <w:trHeight w:val="480" w:hRule="atLeast"/>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C2">
            <w:pPr>
              <w:widowControl w:val="0"/>
              <w:jc w:val="center"/>
              <w:rPr>
                <w:b w:val="1"/>
                <w:sz w:val="24"/>
                <w:szCs w:val="24"/>
              </w:rPr>
            </w:pPr>
            <w:r w:rsidDel="00000000" w:rsidR="00000000" w:rsidRPr="00000000">
              <w:rPr>
                <w:b w:val="1"/>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C3">
            <w:pPr>
              <w:widowControl w:val="0"/>
              <w:jc w:val="center"/>
              <w:rPr>
                <w:b w:val="1"/>
                <w:sz w:val="24"/>
                <w:szCs w:val="24"/>
              </w:rPr>
            </w:pPr>
            <w:r w:rsidDel="00000000" w:rsidR="00000000" w:rsidRPr="00000000">
              <w:rPr>
                <w:b w:val="1"/>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C4">
            <w:pPr>
              <w:widowControl w:val="0"/>
              <w:jc w:val="center"/>
              <w:rPr>
                <w:b w:val="1"/>
                <w:sz w:val="24"/>
                <w:szCs w:val="24"/>
              </w:rPr>
            </w:pPr>
            <w:r w:rsidDel="00000000" w:rsidR="00000000" w:rsidRPr="00000000">
              <w:rPr>
                <w:b w:val="1"/>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C5">
            <w:pPr>
              <w:widowControl w:val="0"/>
              <w:jc w:val="center"/>
              <w:rPr>
                <w:b w:val="1"/>
                <w:sz w:val="24"/>
                <w:szCs w:val="24"/>
              </w:rPr>
            </w:pPr>
            <w:r w:rsidDel="00000000" w:rsidR="00000000" w:rsidRPr="00000000">
              <w:rPr>
                <w:b w:val="1"/>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6C6">
            <w:pPr>
              <w:widowControl w:val="0"/>
              <w:jc w:val="center"/>
              <w:rPr>
                <w:b w:val="1"/>
                <w:sz w:val="24"/>
                <w:szCs w:val="24"/>
              </w:rPr>
            </w:pPr>
            <w:r w:rsidDel="00000000" w:rsidR="00000000" w:rsidRPr="00000000">
              <w:rPr>
                <w:b w:val="1"/>
                <w:sz w:val="24"/>
                <w:szCs w:val="24"/>
                <w:rtl w:val="0"/>
              </w:rPr>
              <w:t xml:space="preserve">Descrição</w:t>
            </w:r>
          </w:p>
        </w:tc>
      </w:tr>
      <w:tr>
        <w:trPr>
          <w:trHeight w:val="48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7">
            <w:pPr>
              <w:widowControl w:val="0"/>
              <w:rPr>
                <w:b w:val="1"/>
                <w:sz w:val="24"/>
                <w:szCs w:val="24"/>
              </w:rPr>
            </w:pPr>
            <w:r w:rsidDel="00000000" w:rsidR="00000000" w:rsidRPr="00000000">
              <w:rPr>
                <w:b w:val="1"/>
                <w:sz w:val="24"/>
                <w:szCs w:val="24"/>
                <w:rtl w:val="0"/>
              </w:rPr>
              <w:t xml:space="preserve">Nome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8">
            <w:pPr>
              <w:widowControl w:val="0"/>
              <w:rPr>
                <w:sz w:val="24"/>
                <w:szCs w:val="24"/>
              </w:rPr>
            </w:pPr>
            <w:r w:rsidDel="00000000" w:rsidR="00000000" w:rsidRPr="00000000">
              <w:rPr>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9">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A">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B">
            <w:pPr>
              <w:widowControl w:val="0"/>
              <w:rPr>
                <w:sz w:val="24"/>
                <w:szCs w:val="24"/>
              </w:rPr>
            </w:pPr>
            <w:r w:rsidDel="00000000" w:rsidR="00000000" w:rsidRPr="00000000">
              <w:rPr>
                <w:sz w:val="24"/>
                <w:szCs w:val="24"/>
                <w:rtl w:val="0"/>
              </w:rPr>
              <w:t xml:space="preserve">Nome do Cliente a ser cadastrado</w:t>
            </w:r>
          </w:p>
        </w:tc>
      </w:tr>
      <w:tr>
        <w:trPr>
          <w:trHeight w:val="48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C">
            <w:pPr>
              <w:widowControl w:val="0"/>
              <w:rPr>
                <w:b w:val="1"/>
                <w:sz w:val="24"/>
                <w:szCs w:val="24"/>
              </w:rPr>
            </w:pPr>
            <w:r w:rsidDel="00000000" w:rsidR="00000000" w:rsidRPr="00000000">
              <w:rPr>
                <w:b w:val="1"/>
                <w:sz w:val="24"/>
                <w:szCs w:val="24"/>
                <w:rtl w:val="0"/>
              </w:rPr>
              <w:t xml:space="preserve">Tipo de Pessoa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D">
            <w:pPr>
              <w:widowControl w:val="0"/>
              <w:rPr>
                <w:sz w:val="24"/>
                <w:szCs w:val="24"/>
              </w:rPr>
            </w:pPr>
            <w:r w:rsidDel="00000000" w:rsidR="00000000" w:rsidRPr="00000000">
              <w:rPr>
                <w:sz w:val="24"/>
                <w:szCs w:val="24"/>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E">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CF">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0">
            <w:pPr>
              <w:widowControl w:val="0"/>
              <w:rPr>
                <w:sz w:val="24"/>
                <w:szCs w:val="24"/>
              </w:rPr>
            </w:pPr>
            <w:r w:rsidDel="00000000" w:rsidR="00000000" w:rsidRPr="00000000">
              <w:rPr>
                <w:sz w:val="24"/>
                <w:szCs w:val="24"/>
                <w:rtl w:val="0"/>
              </w:rPr>
              <w:t xml:space="preserve">Pessoa física ou</w:t>
            </w:r>
          </w:p>
          <w:p w:rsidR="00000000" w:rsidDel="00000000" w:rsidP="00000000" w:rsidRDefault="00000000" w:rsidRPr="00000000" w14:paraId="000006D1">
            <w:pPr>
              <w:widowControl w:val="0"/>
              <w:rPr>
                <w:sz w:val="24"/>
                <w:szCs w:val="24"/>
              </w:rPr>
            </w:pPr>
            <w:r w:rsidDel="00000000" w:rsidR="00000000" w:rsidRPr="00000000">
              <w:rPr>
                <w:sz w:val="24"/>
                <w:szCs w:val="24"/>
                <w:rtl w:val="0"/>
              </w:rPr>
              <w:t xml:space="preserve">Pessoa jurídica.</w:t>
            </w:r>
          </w:p>
        </w:tc>
      </w:tr>
      <w:tr>
        <w:trPr>
          <w:trHeight w:val="765"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2">
            <w:pPr>
              <w:widowControl w:val="0"/>
              <w:rPr>
                <w:b w:val="1"/>
                <w:sz w:val="24"/>
                <w:szCs w:val="24"/>
              </w:rPr>
            </w:pPr>
            <w:r w:rsidDel="00000000" w:rsidR="00000000" w:rsidRPr="00000000">
              <w:rPr>
                <w:b w:val="1"/>
                <w:sz w:val="24"/>
                <w:szCs w:val="24"/>
                <w:rtl w:val="0"/>
              </w:rPr>
              <w:t xml:space="preserve">CPF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3">
            <w:pPr>
              <w:widowControl w:val="0"/>
              <w:rPr>
                <w:sz w:val="24"/>
                <w:szCs w:val="24"/>
              </w:rPr>
            </w:pPr>
            <w:r w:rsidDel="00000000" w:rsidR="00000000" w:rsidRPr="00000000">
              <w:rPr>
                <w:sz w:val="24"/>
                <w:szCs w:val="24"/>
                <w:rtl w:val="0"/>
              </w:rPr>
              <w:t xml:space="preserve">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4">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5">
            <w:pPr>
              <w:widowControl w:val="0"/>
              <w:rPr>
                <w:sz w:val="24"/>
                <w:szCs w:val="24"/>
              </w:rPr>
            </w:pPr>
            <w:r w:rsidDel="00000000" w:rsidR="00000000" w:rsidRPr="00000000">
              <w:rPr>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6">
            <w:pPr>
              <w:widowControl w:val="0"/>
              <w:rPr>
                <w:sz w:val="24"/>
                <w:szCs w:val="24"/>
              </w:rPr>
            </w:pPr>
            <w:r w:rsidDel="00000000" w:rsidR="00000000" w:rsidRPr="00000000">
              <w:rPr>
                <w:sz w:val="24"/>
                <w:szCs w:val="24"/>
                <w:rtl w:val="0"/>
              </w:rPr>
              <w:t xml:space="preserve">Número do CPF do cliente pessoa física.</w:t>
            </w:r>
          </w:p>
        </w:tc>
      </w:tr>
      <w:tr>
        <w:trPr>
          <w:trHeight w:val="765"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7">
            <w:pPr>
              <w:widowControl w:val="0"/>
              <w:rPr>
                <w:b w:val="1"/>
                <w:sz w:val="24"/>
                <w:szCs w:val="24"/>
              </w:rPr>
            </w:pPr>
            <w:r w:rsidDel="00000000" w:rsidR="00000000" w:rsidRPr="00000000">
              <w:rPr>
                <w:b w:val="1"/>
                <w:sz w:val="24"/>
                <w:szCs w:val="24"/>
                <w:rtl w:val="0"/>
              </w:rPr>
              <w:t xml:space="preserve">RG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8">
            <w:pPr>
              <w:widowControl w:val="0"/>
              <w:rPr>
                <w:sz w:val="24"/>
                <w:szCs w:val="24"/>
              </w:rPr>
            </w:pPr>
            <w:r w:rsidDel="00000000" w:rsidR="00000000" w:rsidRPr="00000000">
              <w:rPr>
                <w:sz w:val="24"/>
                <w:szCs w:val="24"/>
                <w:rtl w:val="0"/>
              </w:rPr>
              <w:t xml:space="preserve">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9">
            <w:pPr>
              <w:widowControl w:val="0"/>
              <w:rPr>
                <w:sz w:val="24"/>
                <w:szCs w:val="24"/>
              </w:rPr>
            </w:pPr>
            <w:r w:rsidDel="00000000" w:rsidR="00000000" w:rsidRPr="00000000">
              <w:rPr>
                <w:sz w:val="24"/>
                <w:szCs w:val="24"/>
                <w:rtl w:val="0"/>
              </w:rPr>
              <w:t xml:space="preserve">Integer</w:t>
            </w:r>
          </w:p>
        </w:tc>
        <w:tc>
          <w:tcPr>
            <w:shd w:fill="auto" w:val="clear"/>
            <w:tcMar>
              <w:top w:w="100.0" w:type="dxa"/>
              <w:left w:w="100.0" w:type="dxa"/>
              <w:bottom w:w="100.0" w:type="dxa"/>
              <w:right w:w="100.0" w:type="dxa"/>
            </w:tcMar>
          </w:tcPr>
          <w:p w:rsidR="00000000" w:rsidDel="00000000" w:rsidP="00000000" w:rsidRDefault="00000000" w:rsidRPr="00000000" w14:paraId="000006DA">
            <w:pPr>
              <w:widowControl w:val="0"/>
              <w:rPr>
                <w:sz w:val="24"/>
                <w:szCs w:val="24"/>
              </w:rPr>
            </w:pPr>
            <w:r w:rsidDel="00000000" w:rsidR="00000000" w:rsidRPr="00000000">
              <w:rPr>
                <w:sz w:val="24"/>
                <w:szCs w:val="24"/>
                <w:rtl w:val="0"/>
              </w:rPr>
              <w:t xml:space="preserve">xxxxxxxxxxxx</w:t>
            </w:r>
          </w:p>
        </w:tc>
        <w:tc>
          <w:tcPr>
            <w:shd w:fill="auto" w:val="clear"/>
            <w:tcMar>
              <w:top w:w="100.0" w:type="dxa"/>
              <w:left w:w="100.0" w:type="dxa"/>
              <w:bottom w:w="100.0" w:type="dxa"/>
              <w:right w:w="100.0" w:type="dxa"/>
            </w:tcMar>
          </w:tcPr>
          <w:p w:rsidR="00000000" w:rsidDel="00000000" w:rsidP="00000000" w:rsidRDefault="00000000" w:rsidRPr="00000000" w14:paraId="000006DB">
            <w:pPr>
              <w:widowControl w:val="0"/>
              <w:rPr>
                <w:sz w:val="24"/>
                <w:szCs w:val="24"/>
              </w:rPr>
            </w:pPr>
            <w:r w:rsidDel="00000000" w:rsidR="00000000" w:rsidRPr="00000000">
              <w:rPr>
                <w:sz w:val="24"/>
                <w:szCs w:val="24"/>
                <w:rtl w:val="0"/>
              </w:rPr>
              <w:t xml:space="preserve">Número do RG do cliente pessoa física.</w:t>
            </w:r>
          </w:p>
        </w:tc>
      </w:tr>
      <w:tr>
        <w:trPr>
          <w:trHeight w:val="765"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C">
            <w:pPr>
              <w:widowControl w:val="0"/>
              <w:rPr>
                <w:b w:val="1"/>
                <w:sz w:val="24"/>
                <w:szCs w:val="24"/>
              </w:rPr>
            </w:pPr>
            <w:r w:rsidDel="00000000" w:rsidR="00000000" w:rsidRPr="00000000">
              <w:rPr>
                <w:b w:val="1"/>
                <w:sz w:val="24"/>
                <w:szCs w:val="24"/>
                <w:rtl w:val="0"/>
              </w:rPr>
              <w:t xml:space="preserve">Nome Fantasia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D">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E">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DF">
            <w:pPr>
              <w:widowControl w:val="0"/>
              <w:rPr>
                <w:sz w:val="24"/>
                <w:szCs w:val="24"/>
              </w:rPr>
            </w:pPr>
            <w:r w:rsidDel="00000000" w:rsidR="00000000" w:rsidRPr="00000000">
              <w:rPr>
                <w:sz w:val="24"/>
                <w:szCs w:val="24"/>
                <w:rtl w:val="0"/>
              </w:rPr>
              <w:t xml:space="preserve">Xxxxxxxxxxxxx</w:t>
            </w:r>
          </w:p>
        </w:tc>
        <w:tc>
          <w:tcPr>
            <w:shd w:fill="auto" w:val="clear"/>
            <w:tcMar>
              <w:top w:w="100.0" w:type="dxa"/>
              <w:left w:w="100.0" w:type="dxa"/>
              <w:bottom w:w="100.0" w:type="dxa"/>
              <w:right w:w="100.0" w:type="dxa"/>
            </w:tcMar>
          </w:tcPr>
          <w:p w:rsidR="00000000" w:rsidDel="00000000" w:rsidP="00000000" w:rsidRDefault="00000000" w:rsidRPr="00000000" w14:paraId="000006E0">
            <w:pPr>
              <w:widowControl w:val="0"/>
              <w:rPr>
                <w:sz w:val="24"/>
                <w:szCs w:val="24"/>
              </w:rPr>
            </w:pPr>
            <w:r w:rsidDel="00000000" w:rsidR="00000000" w:rsidRPr="00000000">
              <w:rPr>
                <w:sz w:val="24"/>
                <w:szCs w:val="24"/>
                <w:rtl w:val="0"/>
              </w:rPr>
              <w:t xml:space="preserve">Nome de Fachada do cliente pessoa jurídica.</w:t>
            </w:r>
          </w:p>
        </w:tc>
      </w:tr>
      <w:tr>
        <w:trPr>
          <w:trHeight w:val="765"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1">
            <w:pPr>
              <w:widowControl w:val="0"/>
              <w:rPr>
                <w:b w:val="1"/>
                <w:sz w:val="24"/>
                <w:szCs w:val="24"/>
              </w:rPr>
            </w:pPr>
            <w:r w:rsidDel="00000000" w:rsidR="00000000" w:rsidRPr="00000000">
              <w:rPr>
                <w:b w:val="1"/>
                <w:sz w:val="24"/>
                <w:szCs w:val="24"/>
                <w:rtl w:val="0"/>
              </w:rPr>
              <w:t xml:space="preserve">Razão Social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2">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3">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4">
            <w:pPr>
              <w:widowControl w:val="0"/>
              <w:rPr>
                <w:sz w:val="24"/>
                <w:szCs w:val="24"/>
              </w:rPr>
            </w:pPr>
            <w:r w:rsidDel="00000000" w:rsidR="00000000" w:rsidRPr="00000000">
              <w:rPr>
                <w:sz w:val="24"/>
                <w:szCs w:val="24"/>
                <w:rtl w:val="0"/>
              </w:rPr>
              <w:t xml:space="preserve">xxxxxxxxxxxxx</w:t>
            </w:r>
          </w:p>
        </w:tc>
        <w:tc>
          <w:tcPr>
            <w:shd w:fill="auto" w:val="clear"/>
            <w:tcMar>
              <w:top w:w="100.0" w:type="dxa"/>
              <w:left w:w="100.0" w:type="dxa"/>
              <w:bottom w:w="100.0" w:type="dxa"/>
              <w:right w:w="100.0" w:type="dxa"/>
            </w:tcMar>
          </w:tcPr>
          <w:p w:rsidR="00000000" w:rsidDel="00000000" w:rsidP="00000000" w:rsidRDefault="00000000" w:rsidRPr="00000000" w14:paraId="000006E5">
            <w:pPr>
              <w:widowControl w:val="0"/>
              <w:rPr>
                <w:sz w:val="24"/>
                <w:szCs w:val="24"/>
              </w:rPr>
            </w:pPr>
            <w:r w:rsidDel="00000000" w:rsidR="00000000" w:rsidRPr="00000000">
              <w:rPr>
                <w:sz w:val="24"/>
                <w:szCs w:val="24"/>
                <w:rtl w:val="0"/>
              </w:rPr>
              <w:t xml:space="preserve">Nome de registro do cliente pessoa jurídica.</w:t>
            </w:r>
          </w:p>
        </w:tc>
      </w:tr>
      <w:tr>
        <w:trPr>
          <w:trHeight w:val="765" w:hRule="atLeast"/>
        </w:trPr>
        <w:tc>
          <w:tcPr>
            <w:shd w:fill="auto" w:val="clear"/>
            <w:tcMar>
              <w:top w:w="100.0" w:type="dxa"/>
              <w:left w:w="100.0" w:type="dxa"/>
              <w:bottom w:w="100.0" w:type="dxa"/>
              <w:right w:w="100.0" w:type="dxa"/>
            </w:tcMar>
          </w:tcPr>
          <w:p w:rsidR="00000000" w:rsidDel="00000000" w:rsidP="00000000" w:rsidRDefault="00000000" w:rsidRPr="00000000" w14:paraId="000006E6">
            <w:pPr>
              <w:widowControl w:val="0"/>
              <w:rPr>
                <w:b w:val="1"/>
                <w:sz w:val="24"/>
                <w:szCs w:val="24"/>
              </w:rPr>
            </w:pPr>
            <w:r w:rsidDel="00000000" w:rsidR="00000000" w:rsidRPr="00000000">
              <w:rPr>
                <w:b w:val="1"/>
                <w:sz w:val="24"/>
                <w:szCs w:val="24"/>
                <w:rtl w:val="0"/>
              </w:rPr>
              <w:t xml:space="preserve">CNPJ</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7">
            <w:pPr>
              <w:widowControl w:val="0"/>
              <w:rPr>
                <w:sz w:val="24"/>
                <w:szCs w:val="24"/>
              </w:rPr>
            </w:pPr>
            <w:r w:rsidDel="00000000" w:rsidR="00000000" w:rsidRPr="00000000">
              <w:rPr>
                <w:sz w:val="24"/>
                <w:szCs w:val="24"/>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8">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9">
            <w:pPr>
              <w:widowControl w:val="0"/>
              <w:rPr>
                <w:sz w:val="24"/>
                <w:szCs w:val="24"/>
              </w:rPr>
            </w:pPr>
            <w:r w:rsidDel="00000000" w:rsidR="00000000" w:rsidRPr="00000000">
              <w:rPr>
                <w:sz w:val="24"/>
                <w:szCs w:val="24"/>
                <w:rtl w:val="0"/>
              </w:rPr>
              <w:t xml:space="preserve">Xxxxxxxxxxxxx</w:t>
            </w:r>
          </w:p>
        </w:tc>
        <w:tc>
          <w:tcPr>
            <w:shd w:fill="auto" w:val="clear"/>
            <w:tcMar>
              <w:top w:w="100.0" w:type="dxa"/>
              <w:left w:w="100.0" w:type="dxa"/>
              <w:bottom w:w="100.0" w:type="dxa"/>
              <w:right w:w="100.0" w:type="dxa"/>
            </w:tcMar>
          </w:tcPr>
          <w:p w:rsidR="00000000" w:rsidDel="00000000" w:rsidP="00000000" w:rsidRDefault="00000000" w:rsidRPr="00000000" w14:paraId="000006EA">
            <w:pPr>
              <w:widowControl w:val="0"/>
              <w:rPr>
                <w:sz w:val="24"/>
                <w:szCs w:val="24"/>
              </w:rPr>
            </w:pPr>
            <w:r w:rsidDel="00000000" w:rsidR="00000000" w:rsidRPr="00000000">
              <w:rPr>
                <w:sz w:val="24"/>
                <w:szCs w:val="24"/>
                <w:rtl w:val="0"/>
              </w:rPr>
              <w:t xml:space="preserve">Numero de CNPJ do cliente pessoa jurídica.</w:t>
            </w:r>
          </w:p>
        </w:tc>
      </w:tr>
      <w:tr>
        <w:trPr>
          <w:trHeight w:val="382" w:hRule="atLeast"/>
        </w:trPr>
        <w:tc>
          <w:tcPr>
            <w:shd w:fill="auto" w:val="clear"/>
            <w:tcMar>
              <w:top w:w="100.0" w:type="dxa"/>
              <w:left w:w="100.0" w:type="dxa"/>
              <w:bottom w:w="100.0" w:type="dxa"/>
              <w:right w:w="100.0" w:type="dxa"/>
            </w:tcMar>
          </w:tcPr>
          <w:p w:rsidR="00000000" w:rsidDel="00000000" w:rsidP="00000000" w:rsidRDefault="00000000" w:rsidRPr="00000000" w14:paraId="000006EB">
            <w:pPr>
              <w:widowControl w:val="0"/>
              <w:rPr>
                <w:b w:val="1"/>
                <w:sz w:val="24"/>
                <w:szCs w:val="24"/>
              </w:rPr>
            </w:pPr>
            <w:r w:rsidDel="00000000" w:rsidR="00000000" w:rsidRPr="00000000">
              <w:rPr>
                <w:b w:val="1"/>
                <w:sz w:val="24"/>
                <w:szCs w:val="24"/>
                <w:rtl w:val="0"/>
              </w:rPr>
              <w:t xml:space="preserve">Telefone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C">
            <w:pPr>
              <w:widowControl w:val="0"/>
              <w:rPr>
                <w:sz w:val="24"/>
                <w:szCs w:val="24"/>
              </w:rPr>
            </w:pPr>
            <w:r w:rsidDel="00000000" w:rsidR="00000000" w:rsidRPr="00000000">
              <w:rPr>
                <w:sz w:val="24"/>
                <w:szCs w:val="24"/>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D">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EE">
            <w:pPr>
              <w:widowControl w:val="0"/>
              <w:rPr>
                <w:sz w:val="24"/>
                <w:szCs w:val="24"/>
              </w:rPr>
            </w:pPr>
            <w:r w:rsidDel="00000000" w:rsidR="00000000" w:rsidRPr="00000000">
              <w:rPr>
                <w:sz w:val="24"/>
                <w:szCs w:val="24"/>
                <w:rtl w:val="0"/>
              </w:rPr>
              <w:t xml:space="preserve">Xxxxxxxxxxxxx</w:t>
            </w:r>
          </w:p>
        </w:tc>
        <w:tc>
          <w:tcPr>
            <w:shd w:fill="auto" w:val="clear"/>
            <w:tcMar>
              <w:top w:w="100.0" w:type="dxa"/>
              <w:left w:w="100.0" w:type="dxa"/>
              <w:bottom w:w="100.0" w:type="dxa"/>
              <w:right w:w="100.0" w:type="dxa"/>
            </w:tcMar>
          </w:tcPr>
          <w:p w:rsidR="00000000" w:rsidDel="00000000" w:rsidP="00000000" w:rsidRDefault="00000000" w:rsidRPr="00000000" w14:paraId="000006EF">
            <w:pPr>
              <w:widowControl w:val="0"/>
              <w:rPr>
                <w:sz w:val="24"/>
                <w:szCs w:val="24"/>
              </w:rPr>
            </w:pPr>
            <w:r w:rsidDel="00000000" w:rsidR="00000000" w:rsidRPr="00000000">
              <w:rPr>
                <w:sz w:val="24"/>
                <w:szCs w:val="24"/>
                <w:rtl w:val="0"/>
              </w:rPr>
              <w:t xml:space="preserve">Numero de telefone para contato com Cliente.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6F0">
            <w:pPr>
              <w:widowControl w:val="0"/>
              <w:rPr>
                <w:b w:val="1"/>
                <w:sz w:val="24"/>
                <w:szCs w:val="24"/>
              </w:rPr>
            </w:pPr>
            <w:r w:rsidDel="00000000" w:rsidR="00000000" w:rsidRPr="00000000">
              <w:rPr>
                <w:b w:val="1"/>
                <w:sz w:val="24"/>
                <w:szCs w:val="24"/>
                <w:rtl w:val="0"/>
              </w:rPr>
              <w:t xml:space="preserve">E-mail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1">
            <w:pPr>
              <w:widowControl w:val="0"/>
              <w:rPr>
                <w:sz w:val="24"/>
                <w:szCs w:val="24"/>
              </w:rPr>
            </w:pPr>
            <w:r w:rsidDel="00000000" w:rsidR="00000000" w:rsidRPr="00000000">
              <w:rPr>
                <w:sz w:val="24"/>
                <w:szCs w:val="24"/>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2">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3">
            <w:pPr>
              <w:widowControl w:val="0"/>
              <w:rPr>
                <w:sz w:val="24"/>
                <w:szCs w:val="24"/>
              </w:rPr>
            </w:pPr>
            <w:hyperlink r:id="rId11">
              <w:r w:rsidDel="00000000" w:rsidR="00000000" w:rsidRPr="00000000">
                <w:rPr>
                  <w:color w:val="0000ff"/>
                  <w:sz w:val="24"/>
                  <w:szCs w:val="24"/>
                  <w:u w:val="single"/>
                  <w:rtl w:val="0"/>
                </w:rPr>
                <w:t xml:space="preserve">xxxxx@xxxx.xxx</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F4">
            <w:pPr>
              <w:widowControl w:val="0"/>
              <w:rPr>
                <w:sz w:val="24"/>
                <w:szCs w:val="24"/>
              </w:rPr>
            </w:pPr>
            <w:r w:rsidDel="00000000" w:rsidR="00000000" w:rsidRPr="00000000">
              <w:rPr>
                <w:sz w:val="24"/>
                <w:szCs w:val="24"/>
                <w:rtl w:val="0"/>
              </w:rPr>
              <w:t xml:space="preserve">E-mail de utilização do Cliente.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6F5">
            <w:pPr>
              <w:widowControl w:val="0"/>
              <w:rPr>
                <w:b w:val="1"/>
                <w:sz w:val="24"/>
                <w:szCs w:val="24"/>
              </w:rPr>
            </w:pPr>
            <w:r w:rsidDel="00000000" w:rsidR="00000000" w:rsidRPr="00000000">
              <w:rPr>
                <w:b w:val="1"/>
                <w:sz w:val="24"/>
                <w:szCs w:val="24"/>
                <w:rtl w:val="0"/>
              </w:rPr>
              <w:t xml:space="preserve">Cidade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6">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7">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8">
            <w:pPr>
              <w:widowControl w:val="0"/>
              <w:rPr>
                <w:sz w:val="24"/>
                <w:szCs w:val="24"/>
              </w:rPr>
            </w:pPr>
            <w:r w:rsidDel="00000000" w:rsidR="00000000" w:rsidRPr="00000000">
              <w:rPr>
                <w:sz w:val="24"/>
                <w:szCs w:val="24"/>
                <w:rtl w:val="0"/>
              </w:rPr>
              <w:t xml:space="preserve">Xxxxxxxxxxxx</w:t>
            </w:r>
          </w:p>
        </w:tc>
        <w:tc>
          <w:tcPr>
            <w:shd w:fill="auto" w:val="clear"/>
            <w:tcMar>
              <w:top w:w="100.0" w:type="dxa"/>
              <w:left w:w="100.0" w:type="dxa"/>
              <w:bottom w:w="100.0" w:type="dxa"/>
              <w:right w:w="100.0" w:type="dxa"/>
            </w:tcMar>
          </w:tcPr>
          <w:p w:rsidR="00000000" w:rsidDel="00000000" w:rsidP="00000000" w:rsidRDefault="00000000" w:rsidRPr="00000000" w14:paraId="000006F9">
            <w:pPr>
              <w:widowControl w:val="0"/>
              <w:rPr>
                <w:sz w:val="24"/>
                <w:szCs w:val="24"/>
              </w:rPr>
            </w:pPr>
            <w:r w:rsidDel="00000000" w:rsidR="00000000" w:rsidRPr="00000000">
              <w:rPr>
                <w:sz w:val="24"/>
                <w:szCs w:val="24"/>
                <w:rtl w:val="0"/>
              </w:rPr>
              <w:t xml:space="preserve">Nome da cidade que o Cliente reside.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6FA">
            <w:pPr>
              <w:widowControl w:val="0"/>
              <w:rPr>
                <w:b w:val="1"/>
                <w:sz w:val="24"/>
                <w:szCs w:val="24"/>
              </w:rPr>
            </w:pPr>
            <w:r w:rsidDel="00000000" w:rsidR="00000000" w:rsidRPr="00000000">
              <w:rPr>
                <w:b w:val="1"/>
                <w:sz w:val="24"/>
                <w:szCs w:val="24"/>
                <w:rtl w:val="0"/>
              </w:rPr>
              <w:t xml:space="preserve">Bairro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B">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C">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6FD">
            <w:pPr>
              <w:widowControl w:val="0"/>
              <w:rPr>
                <w:sz w:val="24"/>
                <w:szCs w:val="24"/>
              </w:rPr>
            </w:pPr>
            <w:r w:rsidDel="00000000" w:rsidR="00000000" w:rsidRPr="00000000">
              <w:rPr>
                <w:sz w:val="24"/>
                <w:szCs w:val="24"/>
                <w:rtl w:val="0"/>
              </w:rPr>
              <w:t xml:space="preserve">Xxxxxxxxxxxxx</w:t>
            </w:r>
          </w:p>
        </w:tc>
        <w:tc>
          <w:tcPr>
            <w:shd w:fill="auto" w:val="clear"/>
            <w:tcMar>
              <w:top w:w="100.0" w:type="dxa"/>
              <w:left w:w="100.0" w:type="dxa"/>
              <w:bottom w:w="100.0" w:type="dxa"/>
              <w:right w:w="100.0" w:type="dxa"/>
            </w:tcMar>
          </w:tcPr>
          <w:p w:rsidR="00000000" w:rsidDel="00000000" w:rsidP="00000000" w:rsidRDefault="00000000" w:rsidRPr="00000000" w14:paraId="000006FE">
            <w:pPr>
              <w:widowControl w:val="0"/>
              <w:rPr>
                <w:sz w:val="24"/>
                <w:szCs w:val="24"/>
              </w:rPr>
            </w:pPr>
            <w:r w:rsidDel="00000000" w:rsidR="00000000" w:rsidRPr="00000000">
              <w:rPr>
                <w:sz w:val="24"/>
                <w:szCs w:val="24"/>
                <w:rtl w:val="0"/>
              </w:rPr>
              <w:t xml:space="preserve">Nome do bairro que o Cliente reside.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6FF">
            <w:pPr>
              <w:widowControl w:val="0"/>
              <w:rPr>
                <w:b w:val="1"/>
                <w:sz w:val="24"/>
                <w:szCs w:val="24"/>
              </w:rPr>
            </w:pPr>
            <w:r w:rsidDel="00000000" w:rsidR="00000000" w:rsidRPr="00000000">
              <w:rPr>
                <w:b w:val="1"/>
                <w:sz w:val="24"/>
                <w:szCs w:val="24"/>
                <w:rtl w:val="0"/>
              </w:rPr>
              <w:t xml:space="preserve">CEP</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0">
            <w:pPr>
              <w:widowControl w:val="0"/>
              <w:rPr>
                <w:sz w:val="24"/>
                <w:szCs w:val="24"/>
              </w:rPr>
            </w:pPr>
            <w:r w:rsidDel="00000000" w:rsidR="00000000" w:rsidRPr="00000000">
              <w:rPr>
                <w:sz w:val="24"/>
                <w:szCs w:val="24"/>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1">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2">
            <w:pPr>
              <w:widowControl w:val="0"/>
              <w:rPr>
                <w:sz w:val="24"/>
                <w:szCs w:val="24"/>
              </w:rPr>
            </w:pPr>
            <w:r w:rsidDel="00000000" w:rsidR="00000000" w:rsidRPr="00000000">
              <w:rPr>
                <w:sz w:val="24"/>
                <w:szCs w:val="24"/>
                <w:rtl w:val="0"/>
              </w:rPr>
              <w:t xml:space="preserve">Xxxxxxxxxx</w:t>
            </w:r>
          </w:p>
        </w:tc>
        <w:tc>
          <w:tcPr>
            <w:shd w:fill="auto" w:val="clear"/>
            <w:tcMar>
              <w:top w:w="100.0" w:type="dxa"/>
              <w:left w:w="100.0" w:type="dxa"/>
              <w:bottom w:w="100.0" w:type="dxa"/>
              <w:right w:w="100.0" w:type="dxa"/>
            </w:tcMar>
          </w:tcPr>
          <w:p w:rsidR="00000000" w:rsidDel="00000000" w:rsidP="00000000" w:rsidRDefault="00000000" w:rsidRPr="00000000" w14:paraId="00000703">
            <w:pPr>
              <w:widowControl w:val="0"/>
              <w:rPr>
                <w:sz w:val="24"/>
                <w:szCs w:val="24"/>
              </w:rPr>
            </w:pPr>
            <w:r w:rsidDel="00000000" w:rsidR="00000000" w:rsidRPr="00000000">
              <w:rPr>
                <w:sz w:val="24"/>
                <w:szCs w:val="24"/>
                <w:rtl w:val="0"/>
              </w:rPr>
              <w:t xml:space="preserve">Numero do cep que o Cliente reside.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704">
            <w:pPr>
              <w:widowControl w:val="0"/>
              <w:rPr>
                <w:b w:val="1"/>
                <w:sz w:val="24"/>
                <w:szCs w:val="24"/>
              </w:rPr>
            </w:pPr>
            <w:r w:rsidDel="00000000" w:rsidR="00000000" w:rsidRPr="00000000">
              <w:rPr>
                <w:b w:val="1"/>
                <w:sz w:val="24"/>
                <w:szCs w:val="24"/>
                <w:rtl w:val="0"/>
              </w:rPr>
              <w:t xml:space="preserve">Rua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5">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6">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7">
            <w:pPr>
              <w:widowControl w:val="0"/>
              <w:rPr>
                <w:sz w:val="24"/>
                <w:szCs w:val="24"/>
              </w:rPr>
            </w:pPr>
            <w:r w:rsidDel="00000000" w:rsidR="00000000" w:rsidRPr="00000000">
              <w:rPr>
                <w:sz w:val="24"/>
                <w:szCs w:val="24"/>
                <w:rtl w:val="0"/>
              </w:rPr>
              <w:t xml:space="preserve">Xxxxxxxxxxxx</w:t>
            </w:r>
          </w:p>
        </w:tc>
        <w:tc>
          <w:tcPr>
            <w:shd w:fill="auto" w:val="clear"/>
            <w:tcMar>
              <w:top w:w="100.0" w:type="dxa"/>
              <w:left w:w="100.0" w:type="dxa"/>
              <w:bottom w:w="100.0" w:type="dxa"/>
              <w:right w:w="100.0" w:type="dxa"/>
            </w:tcMar>
          </w:tcPr>
          <w:p w:rsidR="00000000" w:rsidDel="00000000" w:rsidP="00000000" w:rsidRDefault="00000000" w:rsidRPr="00000000" w14:paraId="00000708">
            <w:pPr>
              <w:widowControl w:val="0"/>
              <w:rPr>
                <w:sz w:val="24"/>
                <w:szCs w:val="24"/>
              </w:rPr>
            </w:pPr>
            <w:r w:rsidDel="00000000" w:rsidR="00000000" w:rsidRPr="00000000">
              <w:rPr>
                <w:sz w:val="24"/>
                <w:szCs w:val="24"/>
                <w:rtl w:val="0"/>
              </w:rPr>
              <w:t xml:space="preserve">Nome da rua que o Cliente reside.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709">
            <w:pPr>
              <w:widowControl w:val="0"/>
              <w:rPr>
                <w:b w:val="1"/>
                <w:sz w:val="24"/>
                <w:szCs w:val="24"/>
              </w:rPr>
            </w:pPr>
            <w:r w:rsidDel="00000000" w:rsidR="00000000" w:rsidRPr="00000000">
              <w:rPr>
                <w:b w:val="1"/>
                <w:sz w:val="24"/>
                <w:szCs w:val="24"/>
                <w:rtl w:val="0"/>
              </w:rPr>
              <w:t xml:space="preserve">Complemento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A">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B">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C">
            <w:pPr>
              <w:widowControl w:val="0"/>
              <w:rPr>
                <w:sz w:val="24"/>
                <w:szCs w:val="24"/>
              </w:rPr>
            </w:pPr>
            <w:r w:rsidDel="00000000" w:rsidR="00000000" w:rsidRPr="00000000">
              <w:rPr>
                <w:sz w:val="24"/>
                <w:szCs w:val="24"/>
                <w:rtl w:val="0"/>
              </w:rPr>
              <w:t xml:space="preserve">Xxxxxxxxxxxx</w:t>
            </w:r>
          </w:p>
        </w:tc>
        <w:tc>
          <w:tcPr>
            <w:shd w:fill="auto" w:val="clear"/>
            <w:tcMar>
              <w:top w:w="100.0" w:type="dxa"/>
              <w:left w:w="100.0" w:type="dxa"/>
              <w:bottom w:w="100.0" w:type="dxa"/>
              <w:right w:w="100.0" w:type="dxa"/>
            </w:tcMar>
          </w:tcPr>
          <w:p w:rsidR="00000000" w:rsidDel="00000000" w:rsidP="00000000" w:rsidRDefault="00000000" w:rsidRPr="00000000" w14:paraId="0000070D">
            <w:pPr>
              <w:widowControl w:val="0"/>
              <w:rPr>
                <w:sz w:val="24"/>
                <w:szCs w:val="24"/>
              </w:rPr>
            </w:pPr>
            <w:r w:rsidDel="00000000" w:rsidR="00000000" w:rsidRPr="00000000">
              <w:rPr>
                <w:sz w:val="24"/>
                <w:szCs w:val="24"/>
                <w:rtl w:val="0"/>
              </w:rPr>
              <w:t xml:space="preserve">Complemento do endereço que o Cliente reside.</w:t>
            </w:r>
          </w:p>
        </w:tc>
      </w:tr>
      <w:tr>
        <w:trPr>
          <w:trHeight w:val="336" w:hRule="atLeast"/>
        </w:trPr>
        <w:tc>
          <w:tcPr>
            <w:shd w:fill="auto" w:val="clear"/>
            <w:tcMar>
              <w:top w:w="100.0" w:type="dxa"/>
              <w:left w:w="100.0" w:type="dxa"/>
              <w:bottom w:w="100.0" w:type="dxa"/>
              <w:right w:w="100.0" w:type="dxa"/>
            </w:tcMar>
          </w:tcPr>
          <w:p w:rsidR="00000000" w:rsidDel="00000000" w:rsidP="00000000" w:rsidRDefault="00000000" w:rsidRPr="00000000" w14:paraId="0000070E">
            <w:pPr>
              <w:widowControl w:val="0"/>
              <w:rPr>
                <w:b w:val="1"/>
                <w:sz w:val="24"/>
                <w:szCs w:val="24"/>
              </w:rPr>
            </w:pPr>
            <w:r w:rsidDel="00000000" w:rsidR="00000000" w:rsidRPr="00000000">
              <w:rPr>
                <w:b w:val="1"/>
                <w:sz w:val="24"/>
                <w:szCs w:val="24"/>
                <w:rtl w:val="0"/>
              </w:rPr>
              <w:t xml:space="preserve">UF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0F">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0">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1">
            <w:pPr>
              <w:widowControl w:val="0"/>
              <w:rPr>
                <w:sz w:val="24"/>
                <w:szCs w:val="24"/>
              </w:rPr>
            </w:pPr>
            <w:r w:rsidDel="00000000" w:rsidR="00000000" w:rsidRPr="00000000">
              <w:rPr>
                <w:sz w:val="24"/>
                <w:szCs w:val="24"/>
                <w:rtl w:val="0"/>
              </w:rPr>
              <w:t xml:space="preserve">xxxxxxxxxxxx</w:t>
            </w:r>
          </w:p>
        </w:tc>
        <w:tc>
          <w:tcPr>
            <w:shd w:fill="auto" w:val="clear"/>
            <w:tcMar>
              <w:top w:w="100.0" w:type="dxa"/>
              <w:left w:w="100.0" w:type="dxa"/>
              <w:bottom w:w="100.0" w:type="dxa"/>
              <w:right w:w="100.0" w:type="dxa"/>
            </w:tcMar>
          </w:tcPr>
          <w:p w:rsidR="00000000" w:rsidDel="00000000" w:rsidP="00000000" w:rsidRDefault="00000000" w:rsidRPr="00000000" w14:paraId="00000712">
            <w:pPr>
              <w:widowControl w:val="0"/>
              <w:rPr>
                <w:sz w:val="24"/>
                <w:szCs w:val="24"/>
              </w:rPr>
            </w:pPr>
            <w:r w:rsidDel="00000000" w:rsidR="00000000" w:rsidRPr="00000000">
              <w:rPr>
                <w:sz w:val="24"/>
                <w:szCs w:val="24"/>
                <w:rtl w:val="0"/>
              </w:rPr>
              <w:t xml:space="preserve">Nome do estado que o Cliente reside.</w:t>
            </w:r>
          </w:p>
        </w:tc>
      </w:tr>
    </w:tbl>
    <w:p w:rsidR="00000000" w:rsidDel="00000000" w:rsidP="00000000" w:rsidRDefault="00000000" w:rsidRPr="00000000" w14:paraId="00000713">
      <w:pPr>
        <w:rPr>
          <w:sz w:val="24"/>
          <w:szCs w:val="24"/>
        </w:rPr>
      </w:pPr>
      <w:r w:rsidDel="00000000" w:rsidR="00000000" w:rsidRPr="00000000">
        <w:rPr>
          <w:rtl w:val="0"/>
        </w:rPr>
      </w:r>
    </w:p>
    <w:tbl>
      <w:tblPr>
        <w:tblStyle w:val="Table28"/>
        <w:tblW w:w="9615.0" w:type="dxa"/>
        <w:jc w:val="left"/>
        <w:tblInd w:w="130.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65"/>
        <w:gridCol w:w="255"/>
        <w:gridCol w:w="1320"/>
        <w:gridCol w:w="1185"/>
        <w:gridCol w:w="1680"/>
        <w:gridCol w:w="3210"/>
        <w:tblGridChange w:id="0">
          <w:tblGrid>
            <w:gridCol w:w="1965"/>
            <w:gridCol w:w="255"/>
            <w:gridCol w:w="1320"/>
            <w:gridCol w:w="1185"/>
            <w:gridCol w:w="1680"/>
            <w:gridCol w:w="3210"/>
          </w:tblGrid>
        </w:tblGridChange>
      </w:tblGrid>
      <w:t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4">
            <w:pPr>
              <w:widowControl w:val="0"/>
              <w:rPr>
                <w:b w:val="1"/>
                <w:sz w:val="24"/>
                <w:szCs w:val="24"/>
              </w:rPr>
            </w:pPr>
            <w:r w:rsidDel="00000000" w:rsidR="00000000" w:rsidRPr="00000000">
              <w:rPr>
                <w:b w:val="1"/>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715">
            <w:pPr>
              <w:widowControl w:val="0"/>
              <w:rPr>
                <w:b w:val="1"/>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716">
            <w:pPr>
              <w:widowControl w:val="0"/>
              <w:rPr>
                <w:b w:val="1"/>
                <w:sz w:val="24"/>
                <w:szCs w:val="24"/>
              </w:rPr>
            </w:pPr>
            <w:r w:rsidDel="00000000" w:rsidR="00000000" w:rsidRPr="00000000">
              <w:rPr>
                <w:b w:val="1"/>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718">
            <w:pPr>
              <w:widowControl w:val="0"/>
              <w:rPr>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719">
            <w:pPr>
              <w:widowControl w:val="0"/>
              <w:rPr>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A">
            <w:pPr>
              <w:jc w:val="both"/>
              <w:rPr>
                <w:sz w:val="24"/>
                <w:szCs w:val="24"/>
              </w:rPr>
            </w:pPr>
            <w:r w:rsidDel="00000000" w:rsidR="00000000" w:rsidRPr="00000000">
              <w:rPr>
                <w:b w:val="1"/>
                <w:sz w:val="24"/>
                <w:szCs w:val="24"/>
                <w:rtl w:val="0"/>
              </w:rPr>
              <w:t xml:space="preserve">DD 004</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B">
            <w:pPr>
              <w:widowControl w:val="0"/>
              <w:rPr>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1C">
            <w:pPr>
              <w:jc w:val="both"/>
              <w:rPr>
                <w:sz w:val="24"/>
                <w:szCs w:val="24"/>
              </w:rPr>
            </w:pPr>
            <w:r w:rsidDel="00000000" w:rsidR="00000000" w:rsidRPr="00000000">
              <w:rPr>
                <w:sz w:val="24"/>
                <w:szCs w:val="24"/>
                <w:rtl w:val="0"/>
              </w:rPr>
              <w:t xml:space="preserve">Conjunto de dados que compõem o cadastro de Motorista.</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720">
            <w:pPr>
              <w:widowControl w:val="0"/>
              <w:rPr>
                <w:b w:val="1"/>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26">
            <w:pPr>
              <w:widowControl w:val="0"/>
              <w:jc w:val="center"/>
              <w:rPr>
                <w:b w:val="1"/>
                <w:sz w:val="24"/>
                <w:szCs w:val="24"/>
              </w:rPr>
            </w:pPr>
            <w:r w:rsidDel="00000000" w:rsidR="00000000" w:rsidRPr="00000000">
              <w:rPr>
                <w:b w:val="1"/>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28">
            <w:pPr>
              <w:widowControl w:val="0"/>
              <w:jc w:val="center"/>
              <w:rPr>
                <w:b w:val="1"/>
                <w:sz w:val="24"/>
                <w:szCs w:val="24"/>
              </w:rPr>
            </w:pPr>
            <w:r w:rsidDel="00000000" w:rsidR="00000000" w:rsidRPr="00000000">
              <w:rPr>
                <w:b w:val="1"/>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29">
            <w:pPr>
              <w:widowControl w:val="0"/>
              <w:jc w:val="center"/>
              <w:rPr>
                <w:b w:val="1"/>
                <w:sz w:val="24"/>
                <w:szCs w:val="24"/>
              </w:rPr>
            </w:pPr>
            <w:r w:rsidDel="00000000" w:rsidR="00000000" w:rsidRPr="00000000">
              <w:rPr>
                <w:b w:val="1"/>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2A">
            <w:pPr>
              <w:widowControl w:val="0"/>
              <w:jc w:val="center"/>
              <w:rPr>
                <w:b w:val="1"/>
                <w:sz w:val="24"/>
                <w:szCs w:val="24"/>
              </w:rPr>
            </w:pPr>
            <w:r w:rsidDel="00000000" w:rsidR="00000000" w:rsidRPr="00000000">
              <w:rPr>
                <w:b w:val="1"/>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2B">
            <w:pPr>
              <w:widowControl w:val="0"/>
              <w:jc w:val="center"/>
              <w:rPr>
                <w:b w:val="1"/>
                <w:sz w:val="24"/>
                <w:szCs w:val="24"/>
              </w:rPr>
            </w:pPr>
            <w:r w:rsidDel="00000000" w:rsidR="00000000" w:rsidRPr="00000000">
              <w:rPr>
                <w:b w:val="1"/>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2C">
            <w:pPr>
              <w:widowControl w:val="0"/>
              <w:rPr>
                <w:b w:val="1"/>
                <w:sz w:val="24"/>
                <w:szCs w:val="24"/>
              </w:rPr>
            </w:pPr>
            <w:r w:rsidDel="00000000" w:rsidR="00000000" w:rsidRPr="00000000">
              <w:rPr>
                <w:b w:val="1"/>
                <w:sz w:val="24"/>
                <w:szCs w:val="24"/>
                <w:rtl w:val="0"/>
              </w:rPr>
              <w:t xml:space="preserve">Nome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2E">
            <w:pPr>
              <w:widowControl w:val="0"/>
              <w:rPr>
                <w:sz w:val="24"/>
                <w:szCs w:val="24"/>
              </w:rPr>
            </w:pPr>
            <w:r w:rsidDel="00000000" w:rsidR="00000000" w:rsidRPr="00000000">
              <w:rPr>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2F">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0">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1">
            <w:pPr>
              <w:widowControl w:val="0"/>
              <w:rPr>
                <w:sz w:val="24"/>
                <w:szCs w:val="24"/>
              </w:rPr>
            </w:pPr>
            <w:r w:rsidDel="00000000" w:rsidR="00000000" w:rsidRPr="00000000">
              <w:rPr>
                <w:sz w:val="24"/>
                <w:szCs w:val="24"/>
                <w:rtl w:val="0"/>
              </w:rPr>
              <w:t xml:space="preserve">Nome do Motorista a ser cadastrado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2">
            <w:pPr>
              <w:widowControl w:val="0"/>
              <w:rPr>
                <w:b w:val="1"/>
                <w:sz w:val="24"/>
                <w:szCs w:val="24"/>
              </w:rPr>
            </w:pPr>
            <w:r w:rsidDel="00000000" w:rsidR="00000000" w:rsidRPr="00000000">
              <w:rPr>
                <w:b w:val="1"/>
                <w:sz w:val="24"/>
                <w:szCs w:val="24"/>
                <w:rtl w:val="0"/>
              </w:rPr>
              <w:t xml:space="preserve">CPF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4">
            <w:pPr>
              <w:widowControl w:val="0"/>
              <w:rPr>
                <w:sz w:val="24"/>
                <w:szCs w:val="24"/>
              </w:rPr>
            </w:pPr>
            <w:r w:rsidDel="00000000" w:rsidR="00000000" w:rsidRPr="00000000">
              <w:rPr>
                <w:sz w:val="24"/>
                <w:szCs w:val="24"/>
                <w:rtl w:val="0"/>
              </w:rPr>
              <w:t xml:space="preserve">14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5">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6">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7">
            <w:pPr>
              <w:widowControl w:val="0"/>
              <w:rPr>
                <w:sz w:val="24"/>
                <w:szCs w:val="24"/>
              </w:rPr>
            </w:pPr>
            <w:r w:rsidDel="00000000" w:rsidR="00000000" w:rsidRPr="00000000">
              <w:rPr>
                <w:sz w:val="24"/>
                <w:szCs w:val="24"/>
                <w:rtl w:val="0"/>
              </w:rPr>
              <w:t xml:space="preserve">Número do CPF do Motorista pessoa física.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8">
            <w:pPr>
              <w:widowControl w:val="0"/>
              <w:rPr>
                <w:b w:val="1"/>
                <w:sz w:val="24"/>
                <w:szCs w:val="24"/>
              </w:rPr>
            </w:pPr>
            <w:r w:rsidDel="00000000" w:rsidR="00000000" w:rsidRPr="00000000">
              <w:rPr>
                <w:b w:val="1"/>
                <w:sz w:val="24"/>
                <w:szCs w:val="24"/>
                <w:rtl w:val="0"/>
              </w:rPr>
              <w:t xml:space="preserve">RG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A">
            <w:pPr>
              <w:widowControl w:val="0"/>
              <w:rPr>
                <w:sz w:val="24"/>
                <w:szCs w:val="24"/>
              </w:rPr>
            </w:pPr>
            <w:r w:rsidDel="00000000" w:rsidR="00000000" w:rsidRPr="00000000">
              <w:rPr>
                <w:sz w:val="24"/>
                <w:szCs w:val="24"/>
                <w:rtl w:val="0"/>
              </w:rPr>
              <w:t xml:space="preserve">12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B">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C">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D">
            <w:pPr>
              <w:widowControl w:val="0"/>
              <w:rPr>
                <w:sz w:val="24"/>
                <w:szCs w:val="24"/>
              </w:rPr>
            </w:pPr>
            <w:r w:rsidDel="00000000" w:rsidR="00000000" w:rsidRPr="00000000">
              <w:rPr>
                <w:sz w:val="24"/>
                <w:szCs w:val="24"/>
                <w:rtl w:val="0"/>
              </w:rPr>
              <w:t xml:space="preserve">Número do RG do Motorista pessoa física.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3E">
            <w:pPr>
              <w:widowControl w:val="0"/>
              <w:rPr>
                <w:b w:val="1"/>
                <w:sz w:val="24"/>
                <w:szCs w:val="24"/>
              </w:rPr>
            </w:pPr>
            <w:r w:rsidDel="00000000" w:rsidR="00000000" w:rsidRPr="00000000">
              <w:rPr>
                <w:b w:val="1"/>
                <w:sz w:val="24"/>
                <w:szCs w:val="24"/>
                <w:rtl w:val="0"/>
              </w:rPr>
              <w:t xml:space="preserve">Telefone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0">
            <w:pPr>
              <w:widowControl w:val="0"/>
              <w:rPr>
                <w:sz w:val="24"/>
                <w:szCs w:val="24"/>
              </w:rPr>
            </w:pPr>
            <w:r w:rsidDel="00000000" w:rsidR="00000000" w:rsidRPr="00000000">
              <w:rPr>
                <w:sz w:val="24"/>
                <w:szCs w:val="24"/>
                <w:rtl w:val="0"/>
              </w:rPr>
              <w:t xml:space="preserve">11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1">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2">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3">
            <w:pPr>
              <w:widowControl w:val="0"/>
              <w:rPr>
                <w:sz w:val="24"/>
                <w:szCs w:val="24"/>
              </w:rPr>
            </w:pPr>
            <w:r w:rsidDel="00000000" w:rsidR="00000000" w:rsidRPr="00000000">
              <w:rPr>
                <w:sz w:val="24"/>
                <w:szCs w:val="24"/>
                <w:rtl w:val="0"/>
              </w:rPr>
              <w:t xml:space="preserve">Numero de telefone para contato com Motorista.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4">
            <w:pPr>
              <w:widowControl w:val="0"/>
              <w:rPr>
                <w:b w:val="1"/>
                <w:sz w:val="24"/>
                <w:szCs w:val="24"/>
              </w:rPr>
            </w:pPr>
            <w:r w:rsidDel="00000000" w:rsidR="00000000" w:rsidRPr="00000000">
              <w:rPr>
                <w:b w:val="1"/>
                <w:sz w:val="24"/>
                <w:szCs w:val="24"/>
                <w:rtl w:val="0"/>
              </w:rPr>
              <w:t xml:space="preserve">E-mail</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6">
            <w:pPr>
              <w:widowControl w:val="0"/>
              <w:rPr>
                <w:sz w:val="24"/>
                <w:szCs w:val="24"/>
              </w:rPr>
            </w:pPr>
            <w:r w:rsidDel="00000000" w:rsidR="00000000" w:rsidRPr="00000000">
              <w:rPr>
                <w:sz w:val="24"/>
                <w:szCs w:val="24"/>
                <w:rtl w:val="0"/>
              </w:rPr>
              <w:t xml:space="preserve">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7">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8">
            <w:pPr>
              <w:widowControl w:val="0"/>
              <w:rPr>
                <w:sz w:val="24"/>
                <w:szCs w:val="24"/>
              </w:rPr>
            </w:pPr>
            <w:hyperlink r:id="rId12">
              <w:r w:rsidDel="00000000" w:rsidR="00000000" w:rsidRPr="00000000">
                <w:rPr>
                  <w:color w:val="0000ff"/>
                  <w:sz w:val="24"/>
                  <w:szCs w:val="24"/>
                  <w:u w:val="single"/>
                  <w:rtl w:val="0"/>
                </w:rPr>
                <w:t xml:space="preserve">xxxxx@xxxx.xxx</w:t>
              </w:r>
            </w:hyperlink>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9">
            <w:pPr>
              <w:widowControl w:val="0"/>
              <w:rPr>
                <w:sz w:val="24"/>
                <w:szCs w:val="24"/>
              </w:rPr>
            </w:pPr>
            <w:r w:rsidDel="00000000" w:rsidR="00000000" w:rsidRPr="00000000">
              <w:rPr>
                <w:sz w:val="24"/>
                <w:szCs w:val="24"/>
                <w:rtl w:val="0"/>
              </w:rPr>
              <w:t xml:space="preserve">E-mail de utilização do Motorista.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A">
            <w:pPr>
              <w:widowControl w:val="0"/>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C">
            <w:pPr>
              <w:widowControl w:val="0"/>
              <w:rPr>
                <w:sz w:val="24"/>
                <w:szCs w:val="24"/>
              </w:rPr>
            </w:pPr>
            <w:r w:rsidDel="00000000" w:rsidR="00000000" w:rsidRPr="00000000">
              <w:rPr>
                <w:sz w:val="24"/>
                <w:szCs w:val="24"/>
                <w:rtl w:val="0"/>
              </w:rPr>
              <w:t xml:space="preserve">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D">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E">
            <w:pPr>
              <w:widowControl w:val="0"/>
              <w:rPr>
                <w:sz w:val="24"/>
                <w:szCs w:val="24"/>
              </w:rPr>
            </w:pPr>
            <w:r w:rsidDel="00000000" w:rsidR="00000000" w:rsidRPr="00000000">
              <w:rPr>
                <w:sz w:val="24"/>
                <w:szCs w:val="24"/>
                <w:rtl w:val="0"/>
              </w:rPr>
              <w:t xml:space="preserve">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4F">
            <w:pPr>
              <w:widowControl w:val="0"/>
              <w:rPr>
                <w:sz w:val="24"/>
                <w:szCs w:val="24"/>
              </w:rPr>
            </w:pPr>
            <w:r w:rsidDel="00000000" w:rsidR="00000000" w:rsidRPr="00000000">
              <w:rPr>
                <w:sz w:val="24"/>
                <w:szCs w:val="24"/>
                <w:rtl w:val="0"/>
              </w:rPr>
              <w:t xml:space="preserve">Tipo de categoria da CNH do Motorista. </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0">
            <w:pPr>
              <w:widowControl w:val="0"/>
              <w:rPr>
                <w:b w:val="1"/>
                <w:sz w:val="24"/>
                <w:szCs w:val="24"/>
              </w:rPr>
            </w:pPr>
            <w:r w:rsidDel="00000000" w:rsidR="00000000" w:rsidRPr="00000000">
              <w:rPr>
                <w:b w:val="1"/>
                <w:sz w:val="24"/>
                <w:szCs w:val="24"/>
                <w:rtl w:val="0"/>
              </w:rPr>
              <w:t xml:space="preserve">Validade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2">
            <w:pPr>
              <w:widowControl w:val="0"/>
              <w:rPr>
                <w:sz w:val="24"/>
                <w:szCs w:val="24"/>
              </w:rPr>
            </w:pPr>
            <w:r w:rsidDel="00000000" w:rsidR="00000000" w:rsidRPr="00000000">
              <w:rPr>
                <w:sz w:val="24"/>
                <w:szCs w:val="24"/>
                <w:rtl w:val="0"/>
              </w:rPr>
              <w:t xml:space="preserve">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3">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4">
            <w:pPr>
              <w:widowControl w:val="0"/>
              <w:rPr>
                <w:sz w:val="24"/>
                <w:szCs w:val="24"/>
              </w:rPr>
            </w:pPr>
            <w:r w:rsidDel="00000000" w:rsidR="00000000" w:rsidRPr="00000000">
              <w:rPr>
                <w:sz w:val="24"/>
                <w:szCs w:val="24"/>
                <w:rtl w:val="0"/>
              </w:rPr>
              <w:t xml:space="preserve">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5">
            <w:pPr>
              <w:widowControl w:val="0"/>
              <w:rPr>
                <w:sz w:val="24"/>
                <w:szCs w:val="24"/>
              </w:rPr>
            </w:pPr>
            <w:r w:rsidDel="00000000" w:rsidR="00000000" w:rsidRPr="00000000">
              <w:rPr>
                <w:sz w:val="24"/>
                <w:szCs w:val="24"/>
                <w:rtl w:val="0"/>
              </w:rPr>
              <w:t xml:space="preserve">Data de validade da CNH do Motorista.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6">
            <w:pPr>
              <w:widowControl w:val="0"/>
              <w:rPr>
                <w:b w:val="1"/>
                <w:sz w:val="24"/>
                <w:szCs w:val="24"/>
              </w:rPr>
            </w:pPr>
            <w:r w:rsidDel="00000000" w:rsidR="00000000" w:rsidRPr="00000000">
              <w:rPr>
                <w:b w:val="1"/>
                <w:sz w:val="24"/>
                <w:szCs w:val="24"/>
                <w:rtl w:val="0"/>
              </w:rPr>
              <w:t xml:space="preserve">Numero de Registro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8">
            <w:pPr>
              <w:widowControl w:val="0"/>
              <w:rPr>
                <w:sz w:val="24"/>
                <w:szCs w:val="24"/>
              </w:rPr>
            </w:pPr>
            <w:r w:rsidDel="00000000" w:rsidR="00000000" w:rsidRPr="00000000">
              <w:rPr>
                <w:sz w:val="24"/>
                <w:szCs w:val="24"/>
                <w:rtl w:val="0"/>
              </w:rPr>
              <w:t xml:space="preserve">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9">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A">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B">
            <w:pPr>
              <w:widowControl w:val="0"/>
              <w:rPr>
                <w:sz w:val="24"/>
                <w:szCs w:val="24"/>
              </w:rPr>
            </w:pPr>
            <w:r w:rsidDel="00000000" w:rsidR="00000000" w:rsidRPr="00000000">
              <w:rPr>
                <w:sz w:val="24"/>
                <w:szCs w:val="24"/>
                <w:rtl w:val="0"/>
              </w:rPr>
              <w:t xml:space="preserve">Numero de registro da CNH do Motorista.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C">
            <w:pPr>
              <w:widowControl w:val="0"/>
              <w:rPr>
                <w:b w:val="1"/>
                <w:sz w:val="24"/>
                <w:szCs w:val="24"/>
              </w:rPr>
            </w:pPr>
            <w:r w:rsidDel="00000000" w:rsidR="00000000" w:rsidRPr="00000000">
              <w:rPr>
                <w:b w:val="1"/>
                <w:sz w:val="24"/>
                <w:szCs w:val="24"/>
                <w:rtl w:val="0"/>
              </w:rPr>
              <w:t xml:space="preserve">Imagem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E">
            <w:pPr>
              <w:widowControl w:val="0"/>
              <w:rPr>
                <w:sz w:val="24"/>
                <w:szCs w:val="24"/>
              </w:rPr>
            </w:pPr>
            <w:r w:rsidDel="00000000" w:rsidR="00000000" w:rsidRPr="00000000">
              <w:rPr>
                <w:sz w:val="24"/>
                <w:szCs w:val="24"/>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5F">
            <w:pPr>
              <w:widowControl w:val="0"/>
              <w:rPr>
                <w:sz w:val="24"/>
                <w:szCs w:val="24"/>
              </w:rPr>
            </w:pPr>
            <w:r w:rsidDel="00000000" w:rsidR="00000000" w:rsidRPr="00000000">
              <w:rPr>
                <w:sz w:val="24"/>
                <w:szCs w:val="24"/>
                <w:rtl w:val="0"/>
              </w:rPr>
              <w:t xml:space="preserve">png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0">
            <w:pPr>
              <w:widowControl w:val="0"/>
              <w:rPr>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1">
            <w:pPr>
              <w:widowControl w:val="0"/>
              <w:rPr>
                <w:sz w:val="24"/>
                <w:szCs w:val="24"/>
              </w:rPr>
            </w:pPr>
            <w:r w:rsidDel="00000000" w:rsidR="00000000" w:rsidRPr="00000000">
              <w:rPr>
                <w:sz w:val="24"/>
                <w:szCs w:val="24"/>
                <w:rtl w:val="0"/>
              </w:rPr>
              <w:t xml:space="preserve">Arquivo com imagem da CNH do Motorista</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2">
            <w:pPr>
              <w:widowControl w:val="0"/>
              <w:rPr>
                <w:b w:val="1"/>
                <w:sz w:val="24"/>
                <w:szCs w:val="24"/>
              </w:rPr>
            </w:pPr>
            <w:r w:rsidDel="00000000" w:rsidR="00000000" w:rsidRPr="00000000">
              <w:rPr>
                <w:b w:val="1"/>
                <w:sz w:val="24"/>
                <w:szCs w:val="24"/>
                <w:rtl w:val="0"/>
              </w:rPr>
              <w:t xml:space="preserve">Cidade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4">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5">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6">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7">
            <w:pPr>
              <w:widowControl w:val="0"/>
              <w:rPr>
                <w:sz w:val="24"/>
                <w:szCs w:val="24"/>
              </w:rPr>
            </w:pPr>
            <w:r w:rsidDel="00000000" w:rsidR="00000000" w:rsidRPr="00000000">
              <w:rPr>
                <w:sz w:val="24"/>
                <w:szCs w:val="24"/>
                <w:rtl w:val="0"/>
              </w:rPr>
              <w:t xml:space="preserve">Nome da cidade que o Motorista reside.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8">
            <w:pPr>
              <w:widowControl w:val="0"/>
              <w:rPr>
                <w:b w:val="1"/>
                <w:sz w:val="24"/>
                <w:szCs w:val="24"/>
              </w:rPr>
            </w:pPr>
            <w:r w:rsidDel="00000000" w:rsidR="00000000" w:rsidRPr="00000000">
              <w:rPr>
                <w:b w:val="1"/>
                <w:sz w:val="24"/>
                <w:szCs w:val="24"/>
                <w:rtl w:val="0"/>
              </w:rPr>
              <w:t xml:space="preserve">Bairro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A">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B">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C">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D">
            <w:pPr>
              <w:widowControl w:val="0"/>
              <w:rPr>
                <w:sz w:val="24"/>
                <w:szCs w:val="24"/>
              </w:rPr>
            </w:pPr>
            <w:r w:rsidDel="00000000" w:rsidR="00000000" w:rsidRPr="00000000">
              <w:rPr>
                <w:sz w:val="24"/>
                <w:szCs w:val="24"/>
                <w:rtl w:val="0"/>
              </w:rPr>
              <w:t xml:space="preserve">Nome do bairro que o Motorista reside.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6E">
            <w:pPr>
              <w:widowControl w:val="0"/>
              <w:rPr>
                <w:b w:val="1"/>
                <w:sz w:val="24"/>
                <w:szCs w:val="24"/>
              </w:rPr>
            </w:pPr>
            <w:r w:rsidDel="00000000" w:rsidR="00000000" w:rsidRPr="00000000">
              <w:rPr>
                <w:b w:val="1"/>
                <w:sz w:val="24"/>
                <w:szCs w:val="24"/>
                <w:rtl w:val="0"/>
              </w:rPr>
              <w:t xml:space="preserve">CEP</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0">
            <w:pPr>
              <w:widowControl w:val="0"/>
              <w:rPr>
                <w:sz w:val="24"/>
                <w:szCs w:val="24"/>
              </w:rPr>
            </w:pPr>
            <w:r w:rsidDel="00000000" w:rsidR="00000000" w:rsidRPr="00000000">
              <w:rPr>
                <w:sz w:val="24"/>
                <w:szCs w:val="24"/>
                <w:rtl w:val="0"/>
              </w:rPr>
              <w:t xml:space="preserve">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1">
            <w:pPr>
              <w:widowControl w:val="0"/>
              <w:rPr>
                <w:sz w:val="24"/>
                <w:szCs w:val="24"/>
              </w:rPr>
            </w:pPr>
            <w:r w:rsidDel="00000000" w:rsidR="00000000" w:rsidRPr="00000000">
              <w:rPr>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2">
            <w:pPr>
              <w:widowControl w:val="0"/>
              <w:rPr>
                <w:sz w:val="24"/>
                <w:szCs w:val="24"/>
              </w:rPr>
            </w:pPr>
            <w:r w:rsidDel="00000000" w:rsidR="00000000" w:rsidRPr="00000000">
              <w:rPr>
                <w:sz w:val="24"/>
                <w:szCs w:val="24"/>
                <w:rtl w:val="0"/>
              </w:rPr>
              <w:t xml:space="preserve">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3">
            <w:pPr>
              <w:widowControl w:val="0"/>
              <w:rPr>
                <w:sz w:val="24"/>
                <w:szCs w:val="24"/>
              </w:rPr>
            </w:pPr>
            <w:r w:rsidDel="00000000" w:rsidR="00000000" w:rsidRPr="00000000">
              <w:rPr>
                <w:sz w:val="24"/>
                <w:szCs w:val="24"/>
                <w:rtl w:val="0"/>
              </w:rPr>
              <w:t xml:space="preserve">Numero do cep que o Motorista reside.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4">
            <w:pPr>
              <w:widowControl w:val="0"/>
              <w:rPr>
                <w:b w:val="1"/>
                <w:sz w:val="24"/>
                <w:szCs w:val="24"/>
              </w:rPr>
            </w:pPr>
            <w:r w:rsidDel="00000000" w:rsidR="00000000" w:rsidRPr="00000000">
              <w:rPr>
                <w:b w:val="1"/>
                <w:sz w:val="24"/>
                <w:szCs w:val="24"/>
                <w:rtl w:val="0"/>
              </w:rPr>
              <w:t xml:space="preserve">Rua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6">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7">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8">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9">
            <w:pPr>
              <w:widowControl w:val="0"/>
              <w:rPr>
                <w:sz w:val="24"/>
                <w:szCs w:val="24"/>
              </w:rPr>
            </w:pPr>
            <w:r w:rsidDel="00000000" w:rsidR="00000000" w:rsidRPr="00000000">
              <w:rPr>
                <w:sz w:val="24"/>
                <w:szCs w:val="24"/>
                <w:rtl w:val="0"/>
              </w:rPr>
              <w:t xml:space="preserve">Nome da rua que o Motorista reside.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A">
            <w:pPr>
              <w:widowControl w:val="0"/>
              <w:rPr>
                <w:b w:val="1"/>
                <w:sz w:val="24"/>
                <w:szCs w:val="24"/>
              </w:rPr>
            </w:pPr>
            <w:r w:rsidDel="00000000" w:rsidR="00000000" w:rsidRPr="00000000">
              <w:rPr>
                <w:b w:val="1"/>
                <w:sz w:val="24"/>
                <w:szCs w:val="24"/>
                <w:rtl w:val="0"/>
              </w:rPr>
              <w:t xml:space="preserve">Complemento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C">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D">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E">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7F">
            <w:pPr>
              <w:widowControl w:val="0"/>
              <w:rPr>
                <w:sz w:val="24"/>
                <w:szCs w:val="24"/>
              </w:rPr>
            </w:pPr>
            <w:r w:rsidDel="00000000" w:rsidR="00000000" w:rsidRPr="00000000">
              <w:rPr>
                <w:sz w:val="24"/>
                <w:szCs w:val="24"/>
                <w:rtl w:val="0"/>
              </w:rPr>
              <w:t xml:space="preserve">Complemento do endereço que o Motorista reside.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80">
            <w:pPr>
              <w:widowControl w:val="0"/>
              <w:rPr>
                <w:b w:val="1"/>
                <w:sz w:val="24"/>
                <w:szCs w:val="24"/>
              </w:rPr>
            </w:pPr>
            <w:r w:rsidDel="00000000" w:rsidR="00000000" w:rsidRPr="00000000">
              <w:rPr>
                <w:b w:val="1"/>
                <w:sz w:val="24"/>
                <w:szCs w:val="24"/>
                <w:rtl w:val="0"/>
              </w:rPr>
              <w:t xml:space="preserve">UF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82">
            <w:pPr>
              <w:widowControl w:val="0"/>
              <w:rPr>
                <w:sz w:val="24"/>
                <w:szCs w:val="24"/>
              </w:rPr>
            </w:pPr>
            <w:r w:rsidDel="00000000" w:rsidR="00000000" w:rsidRPr="00000000">
              <w:rPr>
                <w:sz w:val="24"/>
                <w:szCs w:val="24"/>
                <w:rtl w:val="0"/>
              </w:rPr>
              <w:t xml:space="preserve">20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83">
            <w:pPr>
              <w:widowControl w:val="0"/>
              <w:rPr>
                <w:sz w:val="24"/>
                <w:szCs w:val="24"/>
              </w:rPr>
            </w:pPr>
            <w:r w:rsidDel="00000000" w:rsidR="00000000" w:rsidRPr="00000000">
              <w:rPr>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84">
            <w:pPr>
              <w:widowControl w:val="0"/>
              <w:rPr>
                <w:sz w:val="24"/>
                <w:szCs w:val="24"/>
              </w:rPr>
            </w:pPr>
            <w:r w:rsidDel="00000000" w:rsidR="00000000" w:rsidRPr="00000000">
              <w:rPr>
                <w:sz w:val="24"/>
                <w:szCs w:val="24"/>
                <w:rtl w:val="0"/>
              </w:rPr>
              <w:t xml:space="preserve">xxxxxxxxxxxx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785">
            <w:pPr>
              <w:widowControl w:val="0"/>
              <w:rPr>
                <w:sz w:val="24"/>
                <w:szCs w:val="24"/>
              </w:rPr>
            </w:pPr>
            <w:r w:rsidDel="00000000" w:rsidR="00000000" w:rsidRPr="00000000">
              <w:rPr>
                <w:sz w:val="24"/>
                <w:szCs w:val="24"/>
                <w:rtl w:val="0"/>
              </w:rPr>
              <w:t xml:space="preserve">Nome do estado que o Motorista reside.</w:t>
            </w:r>
          </w:p>
        </w:tc>
      </w:tr>
    </w:tbl>
    <w:p w:rsidR="00000000" w:rsidDel="00000000" w:rsidP="00000000" w:rsidRDefault="00000000" w:rsidRPr="00000000" w14:paraId="00000786">
      <w:pPr>
        <w:spacing w:line="240" w:lineRule="auto"/>
        <w:rPr>
          <w:rFonts w:ascii="Times New Roman" w:cs="Times New Roman" w:eastAsia="Times New Roman" w:hAnsi="Times New Roman"/>
          <w:sz w:val="24"/>
          <w:szCs w:val="24"/>
        </w:rPr>
      </w:pPr>
      <w:bookmarkStart w:colFirst="0" w:colLast="0" w:name="_heading=h.kvrbauezhzqq" w:id="48"/>
      <w:bookmarkEnd w:id="48"/>
      <w:r w:rsidDel="00000000" w:rsidR="00000000" w:rsidRPr="00000000">
        <w:rPr>
          <w:rtl w:val="0"/>
        </w:rPr>
      </w:r>
    </w:p>
    <w:p w:rsidR="00000000" w:rsidDel="00000000" w:rsidP="00000000" w:rsidRDefault="00000000" w:rsidRPr="00000000" w14:paraId="00000787">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Identificador</w:t>
        <w:tab/>
        <w:t xml:space="preserve">  Descrição</w:t>
      </w:r>
    </w:p>
    <w:tbl>
      <w:tblPr>
        <w:tblStyle w:val="Table29"/>
        <w:tblW w:w="11494.0" w:type="dxa"/>
        <w:jc w:val="left"/>
        <w:tblInd w:w="-85.0" w:type="dxa"/>
        <w:tblLayout w:type="fixed"/>
        <w:tblLook w:val="0400"/>
      </w:tblPr>
      <w:tblGrid>
        <w:gridCol w:w="1801"/>
        <w:gridCol w:w="567"/>
        <w:gridCol w:w="220"/>
        <w:gridCol w:w="274"/>
        <w:gridCol w:w="782"/>
        <w:gridCol w:w="1276"/>
        <w:gridCol w:w="1701"/>
        <w:gridCol w:w="3118"/>
        <w:gridCol w:w="1755"/>
        <w:tblGridChange w:id="0">
          <w:tblGrid>
            <w:gridCol w:w="1801"/>
            <w:gridCol w:w="567"/>
            <w:gridCol w:w="220"/>
            <w:gridCol w:w="274"/>
            <w:gridCol w:w="782"/>
            <w:gridCol w:w="1276"/>
            <w:gridCol w:w="1701"/>
            <w:gridCol w:w="3118"/>
            <w:gridCol w:w="1755"/>
          </w:tblGrid>
        </w:tblGridChange>
      </w:tblGrid>
      <w:tr>
        <w:tc>
          <w:tcPr>
            <w:tcBorders>
              <w:top w:color="ffffff" w:space="0" w:sz="12" w:val="single"/>
              <w:left w:color="ffffff" w:space="0" w:sz="12" w:val="single"/>
              <w:bottom w:color="000000" w:space="0" w:sz="12" w:val="single"/>
              <w:right w:color="ffffff" w:space="0" w:sz="12" w:val="single"/>
            </w:tcBorders>
          </w:tcPr>
          <w:p w:rsidR="00000000" w:rsidDel="00000000" w:rsidP="00000000" w:rsidRDefault="00000000" w:rsidRPr="00000000" w14:paraId="00000788">
            <w:pP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Identificador</w:t>
            </w:r>
          </w:p>
        </w:tc>
        <w:tc>
          <w:tcPr>
            <w:tcBorders>
              <w:top w:color="ffffff" w:space="0" w:sz="12" w:val="single"/>
              <w:left w:color="ffffff" w:space="0" w:sz="12" w:val="single"/>
              <w:bottom w:color="ffffff" w:space="0" w:sz="12" w:val="single"/>
              <w:right w:color="ffffff" w:space="0" w:sz="12" w:val="single"/>
            </w:tcBorders>
          </w:tcPr>
          <w:p w:rsidR="00000000" w:rsidDel="00000000" w:rsidP="00000000" w:rsidRDefault="00000000" w:rsidRPr="00000000" w14:paraId="00000789">
            <w:pPr>
              <w:rPr>
                <w:rFonts w:ascii="Times New Roman" w:cs="Times New Roman" w:eastAsia="Times New Roman" w:hAnsi="Times New Roman"/>
                <w:sz w:val="2"/>
                <w:szCs w:val="2"/>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tcPr>
          <w:p w:rsidR="00000000" w:rsidDel="00000000" w:rsidP="00000000" w:rsidRDefault="00000000" w:rsidRPr="00000000" w14:paraId="0000078A">
            <w:pPr>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Descrição</w:t>
            </w:r>
          </w:p>
        </w:tc>
        <w:tc>
          <w:tcPr>
            <w:tcBorders>
              <w:top w:color="ffffff" w:space="0" w:sz="12" w:val="single"/>
              <w:left w:color="ffffff" w:space="0" w:sz="12" w:val="single"/>
              <w:bottom w:color="000000" w:space="0" w:sz="12" w:val="single"/>
              <w:right w:color="ffffff" w:space="0" w:sz="12" w:val="single"/>
            </w:tcBorders>
          </w:tcPr>
          <w:p w:rsidR="00000000" w:rsidDel="00000000" w:rsidP="00000000" w:rsidRDefault="00000000" w:rsidRPr="00000000" w14:paraId="0000078B">
            <w:pPr>
              <w:rPr>
                <w:rFonts w:ascii="Times New Roman" w:cs="Times New Roman" w:eastAsia="Times New Roman" w:hAnsi="Times New Roman"/>
                <w:sz w:val="2"/>
                <w:szCs w:val="2"/>
              </w:rPr>
            </w:pPr>
            <w:r w:rsidDel="00000000" w:rsidR="00000000" w:rsidRPr="00000000">
              <w:rPr>
                <w:rtl w:val="0"/>
              </w:rPr>
            </w:r>
          </w:p>
        </w:tc>
        <w:tc>
          <w:tcPr>
            <w:gridSpan w:val="5"/>
            <w:tcBorders>
              <w:top w:color="ffffff" w:space="0" w:sz="12" w:val="single"/>
              <w:left w:color="ffffff" w:space="0" w:sz="12" w:val="single"/>
              <w:bottom w:color="000000" w:space="0" w:sz="12" w:val="single"/>
              <w:right w:color="ffffff" w:space="0" w:sz="12" w:val="single"/>
            </w:tcBorders>
          </w:tcPr>
          <w:p w:rsidR="00000000" w:rsidDel="00000000" w:rsidP="00000000" w:rsidRDefault="00000000" w:rsidRPr="00000000" w14:paraId="0000078C">
            <w:pPr>
              <w:rPr>
                <w:rFonts w:ascii="Times New Roman" w:cs="Times New Roman" w:eastAsia="Times New Roman" w:hAnsi="Times New Roman"/>
                <w:sz w:val="2"/>
                <w:szCs w:val="2"/>
              </w:rPr>
            </w:pPr>
            <w:r w:rsidDel="00000000" w:rsidR="00000000" w:rsidRPr="00000000">
              <w:rPr>
                <w:rtl w:val="0"/>
              </w:rPr>
            </w:r>
          </w:p>
        </w:tc>
      </w:tr>
      <w:tr>
        <w:tc>
          <w:tcPr>
            <w:tcBorders>
              <w:top w:color="ffffff" w:space="0" w:sz="12" w:val="single"/>
              <w:left w:color="ffffff" w:space="0" w:sz="12" w:val="single"/>
              <w:bottom w:color="000000"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91">
            <w:pPr>
              <w:spacing w:line="240" w:lineRule="auto"/>
              <w:rPr>
                <w:rFonts w:ascii="Times New Roman" w:cs="Times New Roman" w:eastAsia="Times New Roman" w:hAnsi="Times New Roman"/>
                <w:sz w:val="2"/>
                <w:szCs w:val="2"/>
              </w:rPr>
            </w:pP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92">
            <w:pPr>
              <w:spacing w:line="240" w:lineRule="auto"/>
              <w:rPr>
                <w:rFonts w:ascii="Times New Roman" w:cs="Times New Roman" w:eastAsia="Times New Roman" w:hAnsi="Times New Roman"/>
                <w:sz w:val="2"/>
                <w:szCs w:val="2"/>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93">
            <w:pPr>
              <w:spacing w:line="240" w:lineRule="auto"/>
              <w:rPr>
                <w:rFonts w:ascii="Times New Roman" w:cs="Times New Roman" w:eastAsia="Times New Roman" w:hAnsi="Times New Roman"/>
                <w:sz w:val="2"/>
                <w:szCs w:val="2"/>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94">
            <w:pPr>
              <w:spacing w:line="240" w:lineRule="auto"/>
              <w:rPr>
                <w:rFonts w:ascii="Times New Roman" w:cs="Times New Roman" w:eastAsia="Times New Roman" w:hAnsi="Times New Roman"/>
                <w:sz w:val="2"/>
                <w:szCs w:val="2"/>
              </w:rPr>
            </w:pPr>
            <w:r w:rsidDel="00000000" w:rsidR="00000000" w:rsidRPr="00000000">
              <w:rPr>
                <w:rtl w:val="0"/>
              </w:rPr>
            </w:r>
          </w:p>
        </w:tc>
        <w:tc>
          <w:tcPr>
            <w:gridSpan w:val="5"/>
            <w:tcBorders>
              <w:top w:color="ffffff" w:space="0" w:sz="12" w:val="single"/>
              <w:left w:color="ffffff" w:space="0" w:sz="12" w:val="single"/>
              <w:bottom w:color="000000"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95">
            <w:pPr>
              <w:spacing w:line="240" w:lineRule="auto"/>
              <w:rPr>
                <w:rFonts w:ascii="Times New Roman" w:cs="Times New Roman" w:eastAsia="Times New Roman" w:hAnsi="Times New Roman"/>
                <w:sz w:val="2"/>
                <w:szCs w:val="2"/>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9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DD005</w:t>
            </w:r>
          </w:p>
        </w:tc>
        <w:tc>
          <w:tcPr>
            <w:tcBorders>
              <w:top w:color="ffffff"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9B">
            <w:pPr>
              <w:spacing w:line="240" w:lineRule="auto"/>
              <w:rPr>
                <w:rFonts w:ascii="Cambria" w:cs="Cambria" w:eastAsia="Cambria" w:hAnsi="Cambria"/>
                <w:sz w:val="24"/>
                <w:szCs w:val="24"/>
              </w:rPr>
            </w:pPr>
            <w:r w:rsidDel="00000000" w:rsidR="00000000" w:rsidRPr="00000000">
              <w:rPr>
                <w:rtl w:val="0"/>
              </w:rPr>
            </w:r>
          </w:p>
        </w:tc>
        <w:tc>
          <w:tcPr>
            <w:gridSpan w:val="6"/>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9C">
            <w:pPr>
              <w:spacing w:line="240" w:lineRule="auto"/>
              <w:rPr>
                <w:rFonts w:ascii="Cambria" w:cs="Cambria" w:eastAsia="Cambria" w:hAnsi="Cambria"/>
                <w:sz w:val="24"/>
                <w:szCs w:val="24"/>
              </w:rPr>
            </w:pPr>
            <w:r w:rsidDel="00000000" w:rsidR="00000000" w:rsidRPr="00000000">
              <w:rPr>
                <w:sz w:val="24"/>
                <w:szCs w:val="24"/>
                <w:rtl w:val="0"/>
              </w:rPr>
              <w:t xml:space="preserve">Conjunto de dados que compõem o cadastro de Reserva de Veículo.</w:t>
            </w:r>
            <w:r w:rsidDel="00000000" w:rsidR="00000000" w:rsidRPr="00000000">
              <w:rPr>
                <w:rtl w:val="0"/>
              </w:rPr>
            </w:r>
          </w:p>
        </w:tc>
      </w:tr>
      <w:tr>
        <w:trPr>
          <w:trHeight w:val="480" w:hRule="atLeast"/>
        </w:trPr>
        <w:tc>
          <w:tcPr>
            <w:gridSpan w:val="8"/>
            <w:tcBorders>
              <w:top w:color="000000" w:space="0" w:sz="12" w:val="single"/>
              <w:left w:color="ffffff" w:space="0" w:sz="12" w:val="single"/>
              <w:bottom w:color="000000" w:space="0" w:sz="12" w:val="single"/>
              <w:right w:color="ffffff" w:space="0" w:sz="12" w:val="single"/>
            </w:tcBorders>
            <w:tcMar>
              <w:top w:w="100.0" w:type="dxa"/>
              <w:left w:w="100.0" w:type="dxa"/>
              <w:bottom w:w="100.0" w:type="dxa"/>
              <w:right w:w="100.0" w:type="dxa"/>
            </w:tcMar>
          </w:tcPr>
          <w:p w:rsidR="00000000" w:rsidDel="00000000" w:rsidP="00000000" w:rsidRDefault="00000000" w:rsidRPr="00000000" w14:paraId="000007A2">
            <w:pPr>
              <w:spacing w:line="240" w:lineRule="auto"/>
              <w:rPr>
                <w:rFonts w:ascii="Cambria" w:cs="Cambria" w:eastAsia="Cambria" w:hAnsi="Cambria"/>
                <w:sz w:val="24"/>
                <w:szCs w:val="24"/>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AA">
            <w:pPr>
              <w:spacing w:line="240" w:lineRule="auto"/>
              <w:jc w:val="center"/>
              <w:rPr>
                <w:rFonts w:ascii="Cambria" w:cs="Cambria" w:eastAsia="Cambria" w:hAnsi="Cambria"/>
                <w:sz w:val="24"/>
                <w:szCs w:val="24"/>
              </w:rPr>
            </w:pPr>
            <w:r w:rsidDel="00000000" w:rsidR="00000000" w:rsidRPr="00000000">
              <w:rPr>
                <w:b w:val="1"/>
                <w:sz w:val="24"/>
                <w:szCs w:val="24"/>
                <w:rtl w:val="0"/>
              </w:rPr>
              <w:t xml:space="preserve">Identificador</w:t>
            </w:r>
            <w:r w:rsidDel="00000000" w:rsidR="00000000" w:rsidRPr="00000000">
              <w:rPr>
                <w:rtl w:val="0"/>
              </w:rPr>
            </w:r>
          </w:p>
        </w:tc>
        <w:tc>
          <w:tcPr>
            <w:gridSpan w:val="3"/>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AC">
            <w:pPr>
              <w:spacing w:line="240" w:lineRule="auto"/>
              <w:jc w:val="center"/>
              <w:rPr>
                <w:rFonts w:ascii="Cambria" w:cs="Cambria" w:eastAsia="Cambria" w:hAnsi="Cambria"/>
                <w:sz w:val="24"/>
                <w:szCs w:val="24"/>
              </w:rPr>
            </w:pPr>
            <w:r w:rsidDel="00000000" w:rsidR="00000000" w:rsidRPr="00000000">
              <w:rPr>
                <w:b w:val="1"/>
                <w:sz w:val="24"/>
                <w:szCs w:val="24"/>
                <w:rtl w:val="0"/>
              </w:rPr>
              <w:t xml:space="preserve">Tamanho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AF">
            <w:pPr>
              <w:spacing w:line="240" w:lineRule="auto"/>
              <w:jc w:val="center"/>
              <w:rPr>
                <w:rFonts w:ascii="Cambria" w:cs="Cambria" w:eastAsia="Cambria" w:hAnsi="Cambria"/>
                <w:sz w:val="24"/>
                <w:szCs w:val="24"/>
              </w:rPr>
            </w:pPr>
            <w:r w:rsidDel="00000000" w:rsidR="00000000" w:rsidRPr="00000000">
              <w:rPr>
                <w:b w:val="1"/>
                <w:sz w:val="24"/>
                <w:szCs w:val="24"/>
                <w:rtl w:val="0"/>
              </w:rPr>
              <w:t xml:space="preserve">Tipo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B0">
            <w:pPr>
              <w:spacing w:line="240" w:lineRule="auto"/>
              <w:jc w:val="center"/>
              <w:rPr>
                <w:rFonts w:ascii="Cambria" w:cs="Cambria" w:eastAsia="Cambria" w:hAnsi="Cambria"/>
                <w:sz w:val="24"/>
                <w:szCs w:val="24"/>
              </w:rPr>
            </w:pPr>
            <w:r w:rsidDel="00000000" w:rsidR="00000000" w:rsidRPr="00000000">
              <w:rPr>
                <w:b w:val="1"/>
                <w:sz w:val="24"/>
                <w:szCs w:val="24"/>
                <w:rtl w:val="0"/>
              </w:rPr>
              <w:t xml:space="preserve">Formato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7B1">
            <w:pPr>
              <w:spacing w:line="240" w:lineRule="auto"/>
              <w:jc w:val="center"/>
              <w:rPr>
                <w:rFonts w:ascii="Cambria" w:cs="Cambria" w:eastAsia="Cambria" w:hAnsi="Cambria"/>
                <w:sz w:val="24"/>
                <w:szCs w:val="24"/>
              </w:rPr>
            </w:pPr>
            <w:r w:rsidDel="00000000" w:rsidR="00000000" w:rsidRPr="00000000">
              <w:rPr>
                <w:b w:val="1"/>
                <w:sz w:val="24"/>
                <w:szCs w:val="24"/>
                <w:rtl w:val="0"/>
              </w:rPr>
              <w:t xml:space="preserve">Descrição</w:t>
            </w: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Cliente</w:t>
            </w:r>
          </w:p>
        </w:tc>
        <w:tc>
          <w:tcPr>
            <w:gridSpan w:val="3"/>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Varchar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Xxxxxxxxxx</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Nome do Cliente que esta reservando uma locação.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CPF/CNPJ</w:t>
            </w:r>
          </w:p>
        </w:tc>
        <w:tc>
          <w:tcPr>
            <w:gridSpan w:val="3"/>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B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Integer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Numero de documento do Cliente.</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da reserva</w:t>
            </w:r>
          </w:p>
        </w:tc>
        <w:tc>
          <w:tcPr>
            <w:gridSpan w:val="3"/>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na qual esta sendo realizada a reserva.</w:t>
            </w:r>
          </w:p>
        </w:tc>
      </w:tr>
      <w:tr>
        <w:trPr>
          <w:trHeight w:val="465" w:hRule="atLeast"/>
        </w:trPr>
        <w:tc>
          <w:tcPr>
            <w:gridSpan w:val="2"/>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de expiração</w:t>
            </w:r>
          </w:p>
        </w:tc>
        <w:tc>
          <w:tcPr>
            <w:gridSpan w:val="3"/>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C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Date</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D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7D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ate quando estará disponível a reserva.</w:t>
            </w:r>
          </w:p>
        </w:tc>
      </w:tr>
    </w:tbl>
    <w:p w:rsidR="00000000" w:rsidDel="00000000" w:rsidP="00000000" w:rsidRDefault="00000000" w:rsidRPr="00000000" w14:paraId="000007D2">
      <w:pPr>
        <w:pStyle w:val="Heading1"/>
        <w:rPr>
          <w:color w:val="000000"/>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pStyle w:val="Heading1"/>
        <w:rPr/>
      </w:pPr>
      <w:bookmarkStart w:colFirst="0" w:colLast="0" w:name="_heading=h.m07cvk3z85gx" w:id="49"/>
      <w:bookmarkEnd w:id="49"/>
      <w:r w:rsidDel="00000000" w:rsidR="00000000" w:rsidRPr="00000000">
        <w:rPr>
          <w:rtl w:val="0"/>
        </w:rPr>
        <w:t xml:space="preserve">Diagrama de Casos de Uso</w:t>
      </w:r>
    </w:p>
    <w:p w:rsidR="00000000" w:rsidDel="00000000" w:rsidP="00000000" w:rsidRDefault="00000000" w:rsidRPr="00000000" w14:paraId="000007D6">
      <w:pPr>
        <w:keepNext w:val="1"/>
        <w:keepLines w:val="1"/>
        <w:pBdr>
          <w:top w:space="0" w:sz="0" w:val="nil"/>
          <w:left w:space="0" w:sz="0" w:val="nil"/>
          <w:bottom w:space="0" w:sz="0" w:val="nil"/>
          <w:right w:space="0" w:sz="0" w:val="nil"/>
          <w:between w:space="0" w:sz="0" w:val="nil"/>
        </w:pBdr>
        <w:spacing w:after="120" w:before="360" w:lineRule="auto"/>
        <w:rPr>
          <w:color w:val="000000"/>
          <w:sz w:val="32"/>
          <w:szCs w:val="32"/>
        </w:rPr>
      </w:pPr>
      <w:bookmarkStart w:colFirst="0" w:colLast="0" w:name="_heading=h.xsdvytxl81iw" w:id="50"/>
      <w:bookmarkEnd w:id="50"/>
      <w:r w:rsidDel="00000000" w:rsidR="00000000" w:rsidRPr="00000000">
        <w:rPr>
          <w:color w:val="000000"/>
          <w:sz w:val="32"/>
          <w:szCs w:val="32"/>
          <w:rtl w:val="0"/>
        </w:rPr>
        <w:t xml:space="preserve">Diagrama</w:t>
      </w:r>
    </w:p>
    <w:p w:rsidR="00000000" w:rsidDel="00000000" w:rsidP="00000000" w:rsidRDefault="00000000" w:rsidRPr="00000000" w14:paraId="000007D7">
      <w:pPr>
        <w:jc w:val="center"/>
        <w:rPr/>
      </w:pPr>
      <w:r w:rsidDel="00000000" w:rsidR="00000000" w:rsidRPr="00000000">
        <w:rPr>
          <w:rtl w:val="0"/>
        </w:rPr>
      </w:r>
    </w:p>
    <w:p w:rsidR="00000000" w:rsidDel="00000000" w:rsidP="00000000" w:rsidRDefault="00000000" w:rsidRPr="00000000" w14:paraId="000007D8">
      <w:pPr>
        <w:jc w:val="center"/>
        <w:rPr/>
      </w:pPr>
      <w:r w:rsidDel="00000000" w:rsidR="00000000" w:rsidRPr="00000000">
        <w:rPr>
          <w:rtl w:val="0"/>
        </w:rPr>
      </w:r>
    </w:p>
    <w:p w:rsidR="00000000" w:rsidDel="00000000" w:rsidP="00000000" w:rsidRDefault="00000000" w:rsidRPr="00000000" w14:paraId="000007D9">
      <w:pPr>
        <w:jc w:val="center"/>
        <w:rPr/>
      </w:pPr>
      <w:r w:rsidDel="00000000" w:rsidR="00000000" w:rsidRPr="00000000">
        <w:rPr>
          <w:rtl w:val="0"/>
        </w:rPr>
      </w:r>
    </w:p>
    <w:p w:rsidR="00000000" w:rsidDel="00000000" w:rsidP="00000000" w:rsidRDefault="00000000" w:rsidRPr="00000000" w14:paraId="000007DA">
      <w:pPr>
        <w:rPr/>
      </w:pPr>
      <w:r w:rsidDel="00000000" w:rsidR="00000000" w:rsidRPr="00000000">
        <w:rPr/>
        <w:drawing>
          <wp:inline distB="0" distT="0" distL="0" distR="0">
            <wp:extent cx="5612130" cy="3559129"/>
            <wp:effectExtent b="0" l="0" r="0" t="0"/>
            <wp:docPr id="7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612130" cy="3559129"/>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jc w:val="center"/>
        <w:rPr/>
      </w:pPr>
      <w:r w:rsidDel="00000000" w:rsidR="00000000" w:rsidRPr="00000000">
        <w:rPr>
          <w:rtl w:val="0"/>
        </w:rPr>
      </w:r>
    </w:p>
    <w:p w:rsidR="00000000" w:rsidDel="00000000" w:rsidP="00000000" w:rsidRDefault="00000000" w:rsidRPr="00000000" w14:paraId="000007DC">
      <w:pPr>
        <w:spacing w:line="360" w:lineRule="auto"/>
        <w:jc w:val="both"/>
        <w:rPr>
          <w:i w:val="1"/>
          <w:color w:val="ff0000"/>
          <w:sz w:val="24"/>
          <w:szCs w:val="24"/>
        </w:rPr>
      </w:pPr>
      <w:r w:rsidDel="00000000" w:rsidR="00000000" w:rsidRPr="00000000">
        <w:rPr>
          <w:rtl w:val="0"/>
        </w:rPr>
      </w:r>
    </w:p>
    <w:p w:rsidR="00000000" w:rsidDel="00000000" w:rsidP="00000000" w:rsidRDefault="00000000" w:rsidRPr="00000000" w14:paraId="000007DD">
      <w:pPr>
        <w:spacing w:line="360" w:lineRule="auto"/>
        <w:ind w:left="20" w:firstLine="689"/>
        <w:jc w:val="both"/>
        <w:rPr>
          <w:sz w:val="24"/>
          <w:szCs w:val="24"/>
        </w:rPr>
      </w:pPr>
      <w:r w:rsidDel="00000000" w:rsidR="00000000" w:rsidRPr="00000000">
        <w:rPr>
          <w:sz w:val="24"/>
          <w:szCs w:val="24"/>
          <w:rtl w:val="0"/>
        </w:rPr>
        <w:t xml:space="preserve">Em um Locadora de veículos que permite a locação de veículos para quem tem o cadastro nela como clientes podendo ser ele o motorista caso não seja tem que ser feito o cadastro de um motorista, um administrador da locadora de veículos fará o cadastro e atualizações dos cliente. </w:t>
      </w:r>
    </w:p>
    <w:p w:rsidR="00000000" w:rsidDel="00000000" w:rsidP="00000000" w:rsidRDefault="00000000" w:rsidRPr="00000000" w14:paraId="000007DE">
      <w:pPr>
        <w:spacing w:line="360" w:lineRule="auto"/>
        <w:ind w:left="20" w:firstLine="689"/>
        <w:jc w:val="both"/>
        <w:rPr>
          <w:sz w:val="24"/>
          <w:szCs w:val="24"/>
        </w:rPr>
      </w:pPr>
      <w:bookmarkStart w:colFirst="0" w:colLast="0" w:name="_heading=h.2et92p0" w:id="51"/>
      <w:bookmarkEnd w:id="51"/>
      <w:r w:rsidDel="00000000" w:rsidR="00000000" w:rsidRPr="00000000">
        <w:rPr>
          <w:sz w:val="24"/>
          <w:szCs w:val="24"/>
          <w:rtl w:val="0"/>
        </w:rPr>
        <w:t xml:space="preserve">O administrador também fica responsável pelo cadastro de veículos, cadastro de categorias e organização da locadora com a entrega e devolução dos veículos. Com verificações de uso para cobrança de eventuais danos causados aos veículo.</w:t>
      </w:r>
    </w:p>
    <w:p w:rsidR="00000000" w:rsidDel="00000000" w:rsidP="00000000" w:rsidRDefault="00000000" w:rsidRPr="00000000" w14:paraId="000007DF">
      <w:pPr>
        <w:rPr>
          <w:i w:val="1"/>
          <w:color w:val="ff0000"/>
          <w:sz w:val="24"/>
          <w:szCs w:val="24"/>
        </w:rPr>
      </w:pPr>
      <w:r w:rsidDel="00000000" w:rsidR="00000000" w:rsidRPr="00000000">
        <w:rPr>
          <w:rtl w:val="0"/>
        </w:rPr>
      </w:r>
    </w:p>
    <w:p w:rsidR="00000000" w:rsidDel="00000000" w:rsidP="00000000" w:rsidRDefault="00000000" w:rsidRPr="00000000" w14:paraId="000007E0">
      <w:pPr>
        <w:rPr>
          <w:i w:val="1"/>
          <w:color w:val="ff0000"/>
          <w:sz w:val="24"/>
          <w:szCs w:val="24"/>
        </w:rPr>
      </w:pPr>
      <w:r w:rsidDel="00000000" w:rsidR="00000000" w:rsidRPr="00000000">
        <w:rPr>
          <w:rtl w:val="0"/>
        </w:rPr>
      </w:r>
    </w:p>
    <w:p w:rsidR="00000000" w:rsidDel="00000000" w:rsidP="00000000" w:rsidRDefault="00000000" w:rsidRPr="00000000" w14:paraId="000007E1">
      <w:pPr>
        <w:pStyle w:val="Heading1"/>
        <w:ind w:left="720" w:firstLine="0"/>
        <w:rPr/>
      </w:pPr>
      <w:bookmarkStart w:colFirst="0" w:colLast="0" w:name="_heading=h.3fwokq0" w:id="52"/>
      <w:bookmarkEnd w:id="52"/>
      <w:r w:rsidDel="00000000" w:rsidR="00000000" w:rsidRPr="00000000">
        <w:rPr>
          <w:rtl w:val="0"/>
        </w:rPr>
      </w:r>
    </w:p>
    <w:p w:rsidR="00000000" w:rsidDel="00000000" w:rsidP="00000000" w:rsidRDefault="00000000" w:rsidRPr="00000000" w14:paraId="000007E2">
      <w:pPr>
        <w:pStyle w:val="Heading1"/>
        <w:ind w:left="0" w:firstLine="0"/>
        <w:rPr/>
      </w:pPr>
      <w:bookmarkStart w:colFirst="0" w:colLast="0" w:name="_heading=h.v7db2h4oqk4z" w:id="53"/>
      <w:bookmarkEnd w:id="53"/>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pStyle w:val="Heading1"/>
        <w:ind w:left="720" w:firstLine="0"/>
        <w:rPr/>
      </w:pPr>
      <w:bookmarkStart w:colFirst="0" w:colLast="0" w:name="_heading=h.9cre68qq4op9" w:id="54"/>
      <w:bookmarkEnd w:id="54"/>
      <w:r w:rsidDel="00000000" w:rsidR="00000000" w:rsidRPr="00000000">
        <w:rPr>
          <w:rtl w:val="0"/>
        </w:rPr>
        <w:t xml:space="preserve">Casos de Uso Descritivos</w:t>
      </w:r>
    </w:p>
    <w:p w:rsidR="00000000" w:rsidDel="00000000" w:rsidP="00000000" w:rsidRDefault="00000000" w:rsidRPr="00000000" w14:paraId="000007E6">
      <w:pPr>
        <w:rPr/>
      </w:pPr>
      <w:r w:rsidDel="00000000" w:rsidR="00000000" w:rsidRPr="00000000">
        <w:rPr>
          <w:rtl w:val="0"/>
        </w:rPr>
        <w:t xml:space="preserve">Listar do CSU </w:t>
      </w:r>
    </w:p>
    <w:p w:rsidR="00000000" w:rsidDel="00000000" w:rsidP="00000000" w:rsidRDefault="00000000" w:rsidRPr="00000000" w14:paraId="000007E7">
      <w:pPr>
        <w:rPr/>
      </w:pPr>
      <w:r w:rsidDel="00000000" w:rsidR="00000000" w:rsidRPr="00000000">
        <w:rPr>
          <w:rtl w:val="0"/>
        </w:rPr>
      </w:r>
    </w:p>
    <w:tbl>
      <w:tblPr>
        <w:tblStyle w:val="Table30"/>
        <w:tblW w:w="4785.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240"/>
        <w:tblGridChange w:id="0">
          <w:tblGrid>
            <w:gridCol w:w="1545"/>
            <w:gridCol w:w="32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7E8">
            <w:pPr>
              <w:widowControl w:val="0"/>
              <w:rPr>
                <w:b w:val="1"/>
                <w:sz w:val="24"/>
                <w:szCs w:val="24"/>
              </w:rPr>
            </w:pPr>
            <w:r w:rsidDel="00000000" w:rsidR="00000000" w:rsidRPr="00000000">
              <w:rPr>
                <w:b w:val="1"/>
                <w:sz w:val="24"/>
                <w:szCs w:val="24"/>
                <w:rtl w:val="0"/>
              </w:rPr>
              <w:t xml:space="preserve">CSU 001</w:t>
            </w:r>
          </w:p>
        </w:tc>
        <w:tc>
          <w:tcPr>
            <w:shd w:fill="auto" w:val="clear"/>
            <w:tcMar>
              <w:top w:w="100.0" w:type="dxa"/>
              <w:left w:w="100.0" w:type="dxa"/>
              <w:bottom w:w="100.0" w:type="dxa"/>
              <w:right w:w="100.0" w:type="dxa"/>
            </w:tcMar>
          </w:tcPr>
          <w:p w:rsidR="00000000" w:rsidDel="00000000" w:rsidP="00000000" w:rsidRDefault="00000000" w:rsidRPr="00000000" w14:paraId="000007E9">
            <w:pPr>
              <w:widowControl w:val="0"/>
              <w:rPr>
                <w:sz w:val="24"/>
                <w:szCs w:val="24"/>
              </w:rPr>
            </w:pPr>
            <w:r w:rsidDel="00000000" w:rsidR="00000000" w:rsidRPr="00000000">
              <w:rPr>
                <w:sz w:val="24"/>
                <w:szCs w:val="24"/>
                <w:rtl w:val="0"/>
              </w:rPr>
              <w:t xml:space="preserve">Autenticar usuário</w:t>
            </w:r>
          </w:p>
        </w:tc>
      </w:tr>
      <w:tr>
        <w:tc>
          <w:tcPr>
            <w:shd w:fill="auto" w:val="clear"/>
            <w:tcMar>
              <w:top w:w="100.0" w:type="dxa"/>
              <w:left w:w="100.0" w:type="dxa"/>
              <w:bottom w:w="100.0" w:type="dxa"/>
              <w:right w:w="100.0" w:type="dxa"/>
            </w:tcMar>
          </w:tcPr>
          <w:p w:rsidR="00000000" w:rsidDel="00000000" w:rsidP="00000000" w:rsidRDefault="00000000" w:rsidRPr="00000000" w14:paraId="000007EA">
            <w:pPr>
              <w:widowControl w:val="0"/>
              <w:rPr>
                <w:b w:val="1"/>
                <w:sz w:val="24"/>
                <w:szCs w:val="24"/>
              </w:rPr>
            </w:pPr>
            <w:r w:rsidDel="00000000" w:rsidR="00000000" w:rsidRPr="00000000">
              <w:rPr>
                <w:b w:val="1"/>
                <w:sz w:val="24"/>
                <w:szCs w:val="24"/>
                <w:rtl w:val="0"/>
              </w:rPr>
              <w:t xml:space="preserve">CSU 002</w:t>
            </w:r>
          </w:p>
        </w:tc>
        <w:tc>
          <w:tcPr>
            <w:shd w:fill="auto" w:val="clear"/>
            <w:tcMar>
              <w:top w:w="100.0" w:type="dxa"/>
              <w:left w:w="100.0" w:type="dxa"/>
              <w:bottom w:w="100.0" w:type="dxa"/>
              <w:right w:w="100.0" w:type="dxa"/>
            </w:tcMar>
          </w:tcPr>
          <w:p w:rsidR="00000000" w:rsidDel="00000000" w:rsidP="00000000" w:rsidRDefault="00000000" w:rsidRPr="00000000" w14:paraId="000007EB">
            <w:pPr>
              <w:widowControl w:val="0"/>
              <w:rPr>
                <w:sz w:val="24"/>
                <w:szCs w:val="24"/>
              </w:rPr>
            </w:pPr>
            <w:r w:rsidDel="00000000" w:rsidR="00000000" w:rsidRPr="00000000">
              <w:rPr>
                <w:sz w:val="24"/>
                <w:szCs w:val="24"/>
                <w:rtl w:val="0"/>
              </w:rPr>
              <w:t xml:space="preserve">Gerenciar  Usuário</w:t>
            </w:r>
          </w:p>
        </w:tc>
      </w:tr>
      <w:tr>
        <w:tc>
          <w:tcPr>
            <w:shd w:fill="auto" w:val="clear"/>
            <w:tcMar>
              <w:top w:w="100.0" w:type="dxa"/>
              <w:left w:w="100.0" w:type="dxa"/>
              <w:bottom w:w="100.0" w:type="dxa"/>
              <w:right w:w="100.0" w:type="dxa"/>
            </w:tcMar>
          </w:tcPr>
          <w:p w:rsidR="00000000" w:rsidDel="00000000" w:rsidP="00000000" w:rsidRDefault="00000000" w:rsidRPr="00000000" w14:paraId="000007EC">
            <w:pPr>
              <w:widowControl w:val="0"/>
              <w:rPr>
                <w:b w:val="1"/>
                <w:sz w:val="24"/>
                <w:szCs w:val="24"/>
              </w:rPr>
            </w:pPr>
            <w:r w:rsidDel="00000000" w:rsidR="00000000" w:rsidRPr="00000000">
              <w:rPr>
                <w:b w:val="1"/>
                <w:sz w:val="24"/>
                <w:szCs w:val="24"/>
                <w:rtl w:val="0"/>
              </w:rPr>
              <w:t xml:space="preserve">CSU 003</w:t>
            </w:r>
          </w:p>
        </w:tc>
        <w:tc>
          <w:tcPr>
            <w:shd w:fill="auto" w:val="clear"/>
            <w:tcMar>
              <w:top w:w="100.0" w:type="dxa"/>
              <w:left w:w="100.0" w:type="dxa"/>
              <w:bottom w:w="100.0" w:type="dxa"/>
              <w:right w:w="100.0" w:type="dxa"/>
            </w:tcMar>
          </w:tcPr>
          <w:p w:rsidR="00000000" w:rsidDel="00000000" w:rsidP="00000000" w:rsidRDefault="00000000" w:rsidRPr="00000000" w14:paraId="000007ED">
            <w:pPr>
              <w:widowControl w:val="0"/>
              <w:rPr>
                <w:sz w:val="24"/>
                <w:szCs w:val="24"/>
              </w:rPr>
            </w:pPr>
            <w:r w:rsidDel="00000000" w:rsidR="00000000" w:rsidRPr="00000000">
              <w:rPr>
                <w:sz w:val="24"/>
                <w:szCs w:val="24"/>
                <w:rtl w:val="0"/>
              </w:rPr>
              <w:t xml:space="preserve">Alterar Senha</w:t>
            </w:r>
          </w:p>
        </w:tc>
      </w:tr>
      <w:tr>
        <w:tc>
          <w:tcPr>
            <w:shd w:fill="auto" w:val="clear"/>
            <w:tcMar>
              <w:top w:w="100.0" w:type="dxa"/>
              <w:left w:w="100.0" w:type="dxa"/>
              <w:bottom w:w="100.0" w:type="dxa"/>
              <w:right w:w="100.0" w:type="dxa"/>
            </w:tcMar>
          </w:tcPr>
          <w:p w:rsidR="00000000" w:rsidDel="00000000" w:rsidP="00000000" w:rsidRDefault="00000000" w:rsidRPr="00000000" w14:paraId="000007EE">
            <w:pPr>
              <w:widowControl w:val="0"/>
              <w:rPr>
                <w:b w:val="1"/>
                <w:sz w:val="24"/>
                <w:szCs w:val="24"/>
              </w:rPr>
            </w:pPr>
            <w:r w:rsidDel="00000000" w:rsidR="00000000" w:rsidRPr="00000000">
              <w:rPr>
                <w:b w:val="1"/>
                <w:sz w:val="24"/>
                <w:szCs w:val="24"/>
                <w:rtl w:val="0"/>
              </w:rPr>
              <w:t xml:space="preserve">CSU 004</w:t>
            </w:r>
          </w:p>
        </w:tc>
        <w:tc>
          <w:tcPr>
            <w:shd w:fill="auto" w:val="clear"/>
            <w:tcMar>
              <w:top w:w="100.0" w:type="dxa"/>
              <w:left w:w="100.0" w:type="dxa"/>
              <w:bottom w:w="100.0" w:type="dxa"/>
              <w:right w:w="100.0" w:type="dxa"/>
            </w:tcMar>
          </w:tcPr>
          <w:p w:rsidR="00000000" w:rsidDel="00000000" w:rsidP="00000000" w:rsidRDefault="00000000" w:rsidRPr="00000000" w14:paraId="000007EF">
            <w:pPr>
              <w:widowControl w:val="0"/>
              <w:rPr>
                <w:sz w:val="24"/>
                <w:szCs w:val="24"/>
              </w:rPr>
            </w:pPr>
            <w:r w:rsidDel="00000000" w:rsidR="00000000" w:rsidRPr="00000000">
              <w:rPr>
                <w:sz w:val="24"/>
                <w:szCs w:val="24"/>
                <w:rtl w:val="0"/>
              </w:rPr>
              <w:t xml:space="preserve">Gerenciar Veículos</w:t>
            </w:r>
          </w:p>
        </w:tc>
      </w:tr>
      <w:tr>
        <w:tc>
          <w:tcPr>
            <w:shd w:fill="auto" w:val="clear"/>
            <w:tcMar>
              <w:top w:w="100.0" w:type="dxa"/>
              <w:left w:w="100.0" w:type="dxa"/>
              <w:bottom w:w="100.0" w:type="dxa"/>
              <w:right w:w="100.0" w:type="dxa"/>
            </w:tcMar>
          </w:tcPr>
          <w:p w:rsidR="00000000" w:rsidDel="00000000" w:rsidP="00000000" w:rsidRDefault="00000000" w:rsidRPr="00000000" w14:paraId="000007F0">
            <w:pPr>
              <w:widowControl w:val="0"/>
              <w:rPr>
                <w:b w:val="1"/>
                <w:sz w:val="24"/>
                <w:szCs w:val="24"/>
              </w:rPr>
            </w:pPr>
            <w:r w:rsidDel="00000000" w:rsidR="00000000" w:rsidRPr="00000000">
              <w:rPr>
                <w:b w:val="1"/>
                <w:sz w:val="24"/>
                <w:szCs w:val="24"/>
                <w:rtl w:val="0"/>
              </w:rPr>
              <w:t xml:space="preserve">CSU 005</w:t>
            </w:r>
          </w:p>
        </w:tc>
        <w:tc>
          <w:tcPr>
            <w:shd w:fill="auto" w:val="clear"/>
            <w:tcMar>
              <w:top w:w="100.0" w:type="dxa"/>
              <w:left w:w="100.0" w:type="dxa"/>
              <w:bottom w:w="100.0" w:type="dxa"/>
              <w:right w:w="100.0" w:type="dxa"/>
            </w:tcMar>
          </w:tcPr>
          <w:p w:rsidR="00000000" w:rsidDel="00000000" w:rsidP="00000000" w:rsidRDefault="00000000" w:rsidRPr="00000000" w14:paraId="000007F1">
            <w:pPr>
              <w:widowControl w:val="0"/>
              <w:rPr>
                <w:sz w:val="24"/>
                <w:szCs w:val="24"/>
              </w:rPr>
            </w:pPr>
            <w:r w:rsidDel="00000000" w:rsidR="00000000" w:rsidRPr="00000000">
              <w:rPr>
                <w:sz w:val="24"/>
                <w:szCs w:val="24"/>
                <w:rtl w:val="0"/>
              </w:rPr>
              <w:t xml:space="preserve">Gerenciar Cliente</w:t>
            </w:r>
          </w:p>
        </w:tc>
      </w:tr>
      <w:tr>
        <w:tc>
          <w:tcPr>
            <w:shd w:fill="auto" w:val="clear"/>
            <w:tcMar>
              <w:top w:w="100.0" w:type="dxa"/>
              <w:left w:w="100.0" w:type="dxa"/>
              <w:bottom w:w="100.0" w:type="dxa"/>
              <w:right w:w="100.0" w:type="dxa"/>
            </w:tcMar>
          </w:tcPr>
          <w:p w:rsidR="00000000" w:rsidDel="00000000" w:rsidP="00000000" w:rsidRDefault="00000000" w:rsidRPr="00000000" w14:paraId="000007F2">
            <w:pPr>
              <w:widowControl w:val="0"/>
              <w:rPr>
                <w:b w:val="1"/>
                <w:sz w:val="24"/>
                <w:szCs w:val="24"/>
              </w:rPr>
            </w:pPr>
            <w:r w:rsidDel="00000000" w:rsidR="00000000" w:rsidRPr="00000000">
              <w:rPr>
                <w:b w:val="1"/>
                <w:sz w:val="24"/>
                <w:szCs w:val="24"/>
                <w:rtl w:val="0"/>
              </w:rPr>
              <w:t xml:space="preserve">CSU 006</w:t>
            </w:r>
          </w:p>
        </w:tc>
        <w:tc>
          <w:tcPr>
            <w:shd w:fill="auto" w:val="clear"/>
            <w:tcMar>
              <w:top w:w="100.0" w:type="dxa"/>
              <w:left w:w="100.0" w:type="dxa"/>
              <w:bottom w:w="100.0" w:type="dxa"/>
              <w:right w:w="100.0" w:type="dxa"/>
            </w:tcMar>
          </w:tcPr>
          <w:p w:rsidR="00000000" w:rsidDel="00000000" w:rsidP="00000000" w:rsidRDefault="00000000" w:rsidRPr="00000000" w14:paraId="000007F3">
            <w:pPr>
              <w:widowControl w:val="0"/>
              <w:rPr>
                <w:sz w:val="24"/>
                <w:szCs w:val="24"/>
              </w:rPr>
            </w:pPr>
            <w:r w:rsidDel="00000000" w:rsidR="00000000" w:rsidRPr="00000000">
              <w:rPr>
                <w:sz w:val="24"/>
                <w:szCs w:val="24"/>
                <w:rtl w:val="0"/>
              </w:rPr>
              <w:t xml:space="preserve">Locação de Veículos</w:t>
            </w:r>
          </w:p>
        </w:tc>
      </w:tr>
      <w:tr>
        <w:tc>
          <w:tcPr>
            <w:shd w:fill="auto" w:val="clear"/>
            <w:tcMar>
              <w:top w:w="100.0" w:type="dxa"/>
              <w:left w:w="100.0" w:type="dxa"/>
              <w:bottom w:w="100.0" w:type="dxa"/>
              <w:right w:w="100.0" w:type="dxa"/>
            </w:tcMar>
          </w:tcPr>
          <w:p w:rsidR="00000000" w:rsidDel="00000000" w:rsidP="00000000" w:rsidRDefault="00000000" w:rsidRPr="00000000" w14:paraId="000007F4">
            <w:pPr>
              <w:widowControl w:val="0"/>
              <w:rPr>
                <w:b w:val="1"/>
                <w:sz w:val="24"/>
                <w:szCs w:val="24"/>
              </w:rPr>
            </w:pPr>
            <w:r w:rsidDel="00000000" w:rsidR="00000000" w:rsidRPr="00000000">
              <w:rPr>
                <w:b w:val="1"/>
                <w:sz w:val="24"/>
                <w:szCs w:val="24"/>
                <w:rtl w:val="0"/>
              </w:rPr>
              <w:t xml:space="preserve">CSU 007</w:t>
            </w:r>
          </w:p>
        </w:tc>
        <w:tc>
          <w:tcPr>
            <w:shd w:fill="auto" w:val="clear"/>
            <w:tcMar>
              <w:top w:w="100.0" w:type="dxa"/>
              <w:left w:w="100.0" w:type="dxa"/>
              <w:bottom w:w="100.0" w:type="dxa"/>
              <w:right w:w="100.0" w:type="dxa"/>
            </w:tcMar>
          </w:tcPr>
          <w:p w:rsidR="00000000" w:rsidDel="00000000" w:rsidP="00000000" w:rsidRDefault="00000000" w:rsidRPr="00000000" w14:paraId="000007F5">
            <w:pPr>
              <w:widowControl w:val="0"/>
              <w:rPr>
                <w:sz w:val="24"/>
                <w:szCs w:val="24"/>
              </w:rPr>
            </w:pPr>
            <w:r w:rsidDel="00000000" w:rsidR="00000000" w:rsidRPr="00000000">
              <w:rPr>
                <w:sz w:val="24"/>
                <w:szCs w:val="24"/>
                <w:rtl w:val="0"/>
              </w:rPr>
              <w:t xml:space="preserve">Devolução de Veículos</w:t>
            </w:r>
          </w:p>
        </w:tc>
      </w:tr>
      <w:tr>
        <w:tc>
          <w:tcPr>
            <w:shd w:fill="auto" w:val="clear"/>
            <w:tcMar>
              <w:top w:w="100.0" w:type="dxa"/>
              <w:left w:w="100.0" w:type="dxa"/>
              <w:bottom w:w="100.0" w:type="dxa"/>
              <w:right w:w="100.0" w:type="dxa"/>
            </w:tcMar>
          </w:tcPr>
          <w:p w:rsidR="00000000" w:rsidDel="00000000" w:rsidP="00000000" w:rsidRDefault="00000000" w:rsidRPr="00000000" w14:paraId="000007F6">
            <w:pPr>
              <w:widowControl w:val="0"/>
              <w:rPr>
                <w:b w:val="1"/>
                <w:sz w:val="24"/>
                <w:szCs w:val="24"/>
              </w:rPr>
            </w:pPr>
            <w:r w:rsidDel="00000000" w:rsidR="00000000" w:rsidRPr="00000000">
              <w:rPr>
                <w:b w:val="1"/>
                <w:sz w:val="24"/>
                <w:szCs w:val="24"/>
                <w:rtl w:val="0"/>
              </w:rPr>
              <w:t xml:space="preserve">CSU 008</w:t>
            </w:r>
          </w:p>
        </w:tc>
        <w:tc>
          <w:tcPr>
            <w:shd w:fill="auto" w:val="clear"/>
            <w:tcMar>
              <w:top w:w="100.0" w:type="dxa"/>
              <w:left w:w="100.0" w:type="dxa"/>
              <w:bottom w:w="100.0" w:type="dxa"/>
              <w:right w:w="100.0" w:type="dxa"/>
            </w:tcMar>
          </w:tcPr>
          <w:p w:rsidR="00000000" w:rsidDel="00000000" w:rsidP="00000000" w:rsidRDefault="00000000" w:rsidRPr="00000000" w14:paraId="000007F7">
            <w:pPr>
              <w:widowControl w:val="0"/>
              <w:rPr>
                <w:sz w:val="24"/>
                <w:szCs w:val="24"/>
              </w:rPr>
            </w:pPr>
            <w:r w:rsidDel="00000000" w:rsidR="00000000" w:rsidRPr="00000000">
              <w:rPr>
                <w:sz w:val="24"/>
                <w:szCs w:val="24"/>
                <w:rtl w:val="0"/>
              </w:rPr>
              <w:t xml:space="preserve">Gerenciar Motorista</w:t>
            </w:r>
          </w:p>
        </w:tc>
      </w:tr>
      <w:tr>
        <w:tc>
          <w:tcPr>
            <w:shd w:fill="auto" w:val="clear"/>
            <w:tcMar>
              <w:top w:w="100.0" w:type="dxa"/>
              <w:left w:w="100.0" w:type="dxa"/>
              <w:bottom w:w="100.0" w:type="dxa"/>
              <w:right w:w="100.0" w:type="dxa"/>
            </w:tcMar>
          </w:tcPr>
          <w:p w:rsidR="00000000" w:rsidDel="00000000" w:rsidP="00000000" w:rsidRDefault="00000000" w:rsidRPr="00000000" w14:paraId="000007F8">
            <w:pPr>
              <w:widowControl w:val="0"/>
              <w:rPr>
                <w:b w:val="1"/>
                <w:sz w:val="24"/>
                <w:szCs w:val="24"/>
              </w:rPr>
            </w:pPr>
            <w:r w:rsidDel="00000000" w:rsidR="00000000" w:rsidRPr="00000000">
              <w:rPr>
                <w:b w:val="1"/>
                <w:sz w:val="24"/>
                <w:szCs w:val="24"/>
                <w:rtl w:val="0"/>
              </w:rPr>
              <w:t xml:space="preserve">CSU 009</w:t>
            </w:r>
          </w:p>
        </w:tc>
        <w:tc>
          <w:tcPr>
            <w:shd w:fill="auto" w:val="clear"/>
            <w:tcMar>
              <w:top w:w="100.0" w:type="dxa"/>
              <w:left w:w="100.0" w:type="dxa"/>
              <w:bottom w:w="100.0" w:type="dxa"/>
              <w:right w:w="100.0" w:type="dxa"/>
            </w:tcMar>
          </w:tcPr>
          <w:p w:rsidR="00000000" w:rsidDel="00000000" w:rsidP="00000000" w:rsidRDefault="00000000" w:rsidRPr="00000000" w14:paraId="000007F9">
            <w:pPr>
              <w:widowControl w:val="0"/>
              <w:rPr>
                <w:sz w:val="24"/>
                <w:szCs w:val="24"/>
              </w:rPr>
            </w:pPr>
            <w:r w:rsidDel="00000000" w:rsidR="00000000" w:rsidRPr="00000000">
              <w:rPr>
                <w:sz w:val="24"/>
                <w:szCs w:val="24"/>
                <w:rtl w:val="0"/>
              </w:rPr>
              <w:t xml:space="preserve">Gerenciar Reservas</w:t>
            </w:r>
          </w:p>
        </w:tc>
      </w:tr>
    </w:tbl>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Autenticação do usuário:</w:t>
      </w:r>
    </w:p>
    <w:p w:rsidR="00000000" w:rsidDel="00000000" w:rsidP="00000000" w:rsidRDefault="00000000" w:rsidRPr="00000000" w14:paraId="000007FC">
      <w:pPr>
        <w:rPr/>
      </w:pPr>
      <w:r w:rsidDel="00000000" w:rsidR="00000000" w:rsidRPr="00000000">
        <w:rPr>
          <w:rtl w:val="0"/>
        </w:rPr>
      </w:r>
    </w:p>
    <w:tbl>
      <w:tblPr>
        <w:tblStyle w:val="Table31"/>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7FD">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7F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CSU 001</w:t>
            </w:r>
          </w:p>
        </w:tc>
      </w:tr>
      <w:tr>
        <w:tc>
          <w:tcPr>
            <w:shd w:fill="auto" w:val="clear"/>
            <w:tcMar>
              <w:top w:w="100.0" w:type="dxa"/>
              <w:left w:w="100.0" w:type="dxa"/>
              <w:bottom w:w="100.0" w:type="dxa"/>
              <w:right w:w="100.0" w:type="dxa"/>
            </w:tcMar>
          </w:tcPr>
          <w:p w:rsidR="00000000" w:rsidDel="00000000" w:rsidP="00000000" w:rsidRDefault="00000000" w:rsidRPr="00000000" w14:paraId="000007FF">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00">
            <w:pPr>
              <w:rPr>
                <w:sz w:val="24"/>
                <w:szCs w:val="24"/>
              </w:rPr>
            </w:pPr>
            <w:r w:rsidDel="00000000" w:rsidR="00000000" w:rsidRPr="00000000">
              <w:rPr>
                <w:b w:val="1"/>
                <w:sz w:val="24"/>
                <w:szCs w:val="24"/>
                <w:rtl w:val="0"/>
              </w:rPr>
              <w:t xml:space="preserve">Autenticar usuário </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01">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02">
            <w:pPr>
              <w:rPr>
                <w:sz w:val="24"/>
                <w:szCs w:val="24"/>
              </w:rPr>
            </w:pPr>
            <w:bookmarkStart w:colFirst="0" w:colLast="0" w:name="_heading=h.1v1yuxt" w:id="55"/>
            <w:bookmarkEnd w:id="55"/>
            <w:r w:rsidDel="00000000" w:rsidR="00000000" w:rsidRPr="00000000">
              <w:rPr>
                <w:sz w:val="24"/>
                <w:szCs w:val="24"/>
                <w:rtl w:val="0"/>
              </w:rPr>
              <w:t xml:space="preserve">Extra</w:t>
            </w:r>
          </w:p>
        </w:tc>
      </w:tr>
      <w:tr>
        <w:tc>
          <w:tcPr>
            <w:shd w:fill="auto" w:val="clear"/>
            <w:tcMar>
              <w:top w:w="100.0" w:type="dxa"/>
              <w:left w:w="100.0" w:type="dxa"/>
              <w:bottom w:w="100.0" w:type="dxa"/>
              <w:right w:w="100.0" w:type="dxa"/>
            </w:tcMar>
          </w:tcPr>
          <w:p w:rsidR="00000000" w:rsidDel="00000000" w:rsidP="00000000" w:rsidRDefault="00000000" w:rsidRPr="00000000" w14:paraId="00000803">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04">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05">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06">
            <w:pPr>
              <w:rPr>
                <w:sz w:val="24"/>
                <w:szCs w:val="24"/>
              </w:rPr>
            </w:pPr>
            <w:r w:rsidDel="00000000" w:rsidR="00000000" w:rsidRPr="00000000">
              <w:rPr>
                <w:sz w:val="24"/>
                <w:szCs w:val="24"/>
                <w:rtl w:val="0"/>
              </w:rPr>
              <w:t xml:space="preserve">Realizar acesso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807">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0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80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0A">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Iniciar o sistema</w:t>
            </w:r>
          </w:p>
        </w:tc>
      </w:tr>
      <w:tr>
        <w:tc>
          <w:tcPr>
            <w:shd w:fill="auto" w:val="clear"/>
            <w:tcMar>
              <w:top w:w="100.0" w:type="dxa"/>
              <w:left w:w="100.0" w:type="dxa"/>
              <w:bottom w:w="100.0" w:type="dxa"/>
              <w:right w:w="100.0" w:type="dxa"/>
            </w:tcMar>
          </w:tcPr>
          <w:p w:rsidR="00000000" w:rsidDel="00000000" w:rsidP="00000000" w:rsidRDefault="00000000" w:rsidRPr="00000000" w14:paraId="0000080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0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0D">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0E">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 Sistema solicitar login e senha;</w:t>
            </w:r>
          </w:p>
          <w:p w:rsidR="00000000" w:rsidDel="00000000" w:rsidP="00000000" w:rsidRDefault="00000000" w:rsidRPr="00000000" w14:paraId="0000080F">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2 - Usuário informar os dados para acesso;</w:t>
            </w:r>
          </w:p>
          <w:p w:rsidR="00000000" w:rsidDel="00000000" w:rsidP="00000000" w:rsidRDefault="00000000" w:rsidRPr="00000000" w14:paraId="00000810">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3 - Usuário clica em entrar;</w:t>
            </w:r>
          </w:p>
          <w:p w:rsidR="00000000" w:rsidDel="00000000" w:rsidP="00000000" w:rsidRDefault="00000000" w:rsidRPr="00000000" w14:paraId="00000811">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4 - Sistema entra em sua tela principal de Menu.</w:t>
            </w:r>
          </w:p>
        </w:tc>
      </w:tr>
      <w:tr>
        <w:tc>
          <w:tcPr>
            <w:shd w:fill="auto" w:val="clear"/>
            <w:tcMar>
              <w:top w:w="100.0" w:type="dxa"/>
              <w:left w:w="100.0" w:type="dxa"/>
              <w:bottom w:w="100.0" w:type="dxa"/>
              <w:right w:w="100.0" w:type="dxa"/>
            </w:tcMar>
          </w:tcPr>
          <w:p w:rsidR="00000000" w:rsidDel="00000000" w:rsidP="00000000" w:rsidRDefault="00000000" w:rsidRPr="00000000" w14:paraId="00000812">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13">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 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14">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15">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1 - O Sistema verifica se Usuário e Senha estão corretas.</w:t>
            </w:r>
          </w:p>
          <w:p w:rsidR="00000000" w:rsidDel="00000000" w:rsidP="00000000" w:rsidRDefault="00000000" w:rsidRPr="00000000" w14:paraId="00000816">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2 - Caso Esteja incorreta o Sistema emite uma mensagem </w:t>
            </w:r>
          </w:p>
          <w:p w:rsidR="00000000" w:rsidDel="00000000" w:rsidP="00000000" w:rsidRDefault="00000000" w:rsidRPr="00000000" w14:paraId="00000817">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“Usuário e/ou senha errada”.</w:t>
            </w:r>
          </w:p>
          <w:p w:rsidR="00000000" w:rsidDel="00000000" w:rsidP="00000000" w:rsidRDefault="00000000" w:rsidRPr="00000000" w14:paraId="00000818">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3 - O Sistema solicita usuário e senha novamente.</w:t>
            </w:r>
          </w:p>
        </w:tc>
      </w:tr>
      <w:tr>
        <w:tc>
          <w:tcPr>
            <w:shd w:fill="auto" w:val="clear"/>
            <w:tcMar>
              <w:top w:w="100.0" w:type="dxa"/>
              <w:left w:w="100.0" w:type="dxa"/>
              <w:bottom w:w="100.0" w:type="dxa"/>
              <w:right w:w="100.0" w:type="dxa"/>
            </w:tcMar>
          </w:tcPr>
          <w:p w:rsidR="00000000" w:rsidDel="00000000" w:rsidP="00000000" w:rsidRDefault="00000000" w:rsidRPr="00000000" w14:paraId="00000819">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1A">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1B">
            <w:pPr>
              <w:widowControl w:val="0"/>
              <w:pBdr>
                <w:top w:space="0" w:sz="0" w:val="nil"/>
                <w:left w:space="0" w:sz="0" w:val="nil"/>
                <w:bottom w:space="0" w:sz="0" w:val="nil"/>
                <w:right w:space="0" w:sz="0" w:val="nil"/>
                <w:between w:space="0" w:sz="0" w:val="nil"/>
              </w:pBdr>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1C">
            <w:pPr>
              <w:widowControl w:val="0"/>
              <w:pBdr>
                <w:top w:space="0" w:sz="0" w:val="nil"/>
                <w:left w:space="0" w:sz="0" w:val="nil"/>
                <w:bottom w:space="0" w:sz="0" w:val="nil"/>
                <w:right w:space="0" w:sz="0" w:val="nil"/>
                <w:between w:space="0" w:sz="0" w:val="nil"/>
              </w:pBdr>
              <w:rPr>
                <w:sz w:val="24"/>
                <w:szCs w:val="24"/>
              </w:rPr>
            </w:pPr>
            <w:r w:rsidDel="00000000" w:rsidR="00000000" w:rsidRPr="00000000">
              <w:rPr>
                <w:rtl w:val="0"/>
              </w:rPr>
            </w:r>
          </w:p>
        </w:tc>
      </w:tr>
    </w:tbl>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tbl>
      <w:tblPr>
        <w:tblStyle w:val="Table32"/>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1F">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20">
            <w:pPr>
              <w:widowControl w:val="0"/>
              <w:rPr>
                <w:sz w:val="24"/>
                <w:szCs w:val="24"/>
              </w:rPr>
            </w:pPr>
            <w:r w:rsidDel="00000000" w:rsidR="00000000" w:rsidRPr="00000000">
              <w:rPr>
                <w:sz w:val="24"/>
                <w:szCs w:val="24"/>
                <w:rtl w:val="0"/>
              </w:rPr>
              <w:t xml:space="preserve">CSU 002</w:t>
            </w:r>
          </w:p>
        </w:tc>
      </w:tr>
      <w:tr>
        <w:tc>
          <w:tcPr>
            <w:shd w:fill="auto" w:val="clear"/>
            <w:tcMar>
              <w:top w:w="100.0" w:type="dxa"/>
              <w:left w:w="100.0" w:type="dxa"/>
              <w:bottom w:w="100.0" w:type="dxa"/>
              <w:right w:w="100.0" w:type="dxa"/>
            </w:tcMar>
          </w:tcPr>
          <w:p w:rsidR="00000000" w:rsidDel="00000000" w:rsidP="00000000" w:rsidRDefault="00000000" w:rsidRPr="00000000" w14:paraId="00000821">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22">
            <w:pPr>
              <w:rPr>
                <w:sz w:val="24"/>
                <w:szCs w:val="24"/>
              </w:rPr>
            </w:pPr>
            <w:r w:rsidDel="00000000" w:rsidR="00000000" w:rsidRPr="00000000">
              <w:rPr>
                <w:b w:val="1"/>
                <w:sz w:val="24"/>
                <w:szCs w:val="24"/>
                <w:rtl w:val="0"/>
              </w:rPr>
              <w:t xml:space="preserve">Manter Usuário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23">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24">
            <w:pPr>
              <w:rPr>
                <w:sz w:val="24"/>
                <w:szCs w:val="24"/>
              </w:rPr>
            </w:pPr>
            <w:r w:rsidDel="00000000" w:rsidR="00000000" w:rsidRPr="00000000">
              <w:rPr>
                <w:sz w:val="24"/>
                <w:szCs w:val="24"/>
                <w:rtl w:val="0"/>
              </w:rPr>
              <w:t xml:space="preserve">Extra</w:t>
            </w:r>
          </w:p>
        </w:tc>
      </w:tr>
      <w:tr>
        <w:tc>
          <w:tcPr>
            <w:shd w:fill="auto" w:val="clear"/>
            <w:tcMar>
              <w:top w:w="100.0" w:type="dxa"/>
              <w:left w:w="100.0" w:type="dxa"/>
              <w:bottom w:w="100.0" w:type="dxa"/>
              <w:right w:w="100.0" w:type="dxa"/>
            </w:tcMar>
          </w:tcPr>
          <w:p w:rsidR="00000000" w:rsidDel="00000000" w:rsidP="00000000" w:rsidRDefault="00000000" w:rsidRPr="00000000" w14:paraId="00000825">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26">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27">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28">
            <w:pPr>
              <w:rPr>
                <w:sz w:val="24"/>
                <w:szCs w:val="24"/>
              </w:rPr>
            </w:pPr>
            <w:r w:rsidDel="00000000" w:rsidR="00000000" w:rsidRPr="00000000">
              <w:rPr>
                <w:sz w:val="24"/>
                <w:szCs w:val="24"/>
                <w:rtl w:val="0"/>
              </w:rPr>
              <w:t xml:space="preserve">Manter os dados Atualizados</w:t>
            </w:r>
          </w:p>
        </w:tc>
      </w:tr>
      <w:tr>
        <w:tc>
          <w:tcPr>
            <w:shd w:fill="auto" w:val="clear"/>
            <w:tcMar>
              <w:top w:w="100.0" w:type="dxa"/>
              <w:left w:w="100.0" w:type="dxa"/>
              <w:bottom w:w="100.0" w:type="dxa"/>
              <w:right w:w="100.0" w:type="dxa"/>
            </w:tcMar>
          </w:tcPr>
          <w:p w:rsidR="00000000" w:rsidDel="00000000" w:rsidP="00000000" w:rsidRDefault="00000000" w:rsidRPr="00000000" w14:paraId="00000829">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2A">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82B">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2C">
            <w:pPr>
              <w:widowControl w:val="0"/>
              <w:rPr>
                <w:sz w:val="24"/>
                <w:szCs w:val="24"/>
              </w:rPr>
            </w:pPr>
            <w:r w:rsidDel="00000000" w:rsidR="00000000" w:rsidRPr="00000000">
              <w:rPr>
                <w:sz w:val="24"/>
                <w:szCs w:val="24"/>
                <w:rtl w:val="0"/>
              </w:rPr>
              <w:t xml:space="preserve">Iniciar o sistema</w:t>
            </w:r>
          </w:p>
        </w:tc>
      </w:tr>
      <w:tr>
        <w:tc>
          <w:tcPr>
            <w:shd w:fill="auto" w:val="clear"/>
            <w:tcMar>
              <w:top w:w="100.0" w:type="dxa"/>
              <w:left w:w="100.0" w:type="dxa"/>
              <w:bottom w:w="100.0" w:type="dxa"/>
              <w:right w:w="100.0" w:type="dxa"/>
            </w:tcMar>
          </w:tcPr>
          <w:p w:rsidR="00000000" w:rsidDel="00000000" w:rsidP="00000000" w:rsidRDefault="00000000" w:rsidRPr="00000000" w14:paraId="0000082D">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2E">
            <w:pPr>
              <w:widowControl w:val="0"/>
              <w:rPr>
                <w:sz w:val="24"/>
                <w:szCs w:val="24"/>
              </w:rPr>
            </w:pPr>
            <w:r w:rsidDel="00000000" w:rsidR="00000000" w:rsidRPr="00000000">
              <w:rPr>
                <w:sz w:val="24"/>
                <w:szCs w:val="24"/>
                <w:rtl w:val="0"/>
              </w:rPr>
              <w:t xml:space="preserve">1 - Computador com defeito.</w:t>
            </w:r>
          </w:p>
        </w:tc>
      </w:tr>
      <w:tr>
        <w:tc>
          <w:tcPr>
            <w:shd w:fill="auto" w:val="clear"/>
            <w:tcMar>
              <w:top w:w="100.0" w:type="dxa"/>
              <w:left w:w="100.0" w:type="dxa"/>
              <w:bottom w:w="100.0" w:type="dxa"/>
              <w:right w:w="100.0" w:type="dxa"/>
            </w:tcMar>
          </w:tcPr>
          <w:p w:rsidR="00000000" w:rsidDel="00000000" w:rsidP="00000000" w:rsidRDefault="00000000" w:rsidRPr="00000000" w14:paraId="0000082F">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30">
            <w:pPr>
              <w:widowControl w:val="0"/>
              <w:rPr>
                <w:sz w:val="24"/>
                <w:szCs w:val="24"/>
              </w:rPr>
            </w:pPr>
            <w:r w:rsidDel="00000000" w:rsidR="00000000" w:rsidRPr="00000000">
              <w:rPr>
                <w:sz w:val="24"/>
                <w:szCs w:val="24"/>
                <w:rtl w:val="0"/>
              </w:rPr>
              <w:t xml:space="preserve">1 - Fornecer os dados necessários para o cadastro do usuário</w:t>
            </w:r>
          </w:p>
          <w:p w:rsidR="00000000" w:rsidDel="00000000" w:rsidP="00000000" w:rsidRDefault="00000000" w:rsidRPr="00000000" w14:paraId="00000831">
            <w:pPr>
              <w:widowControl w:val="0"/>
              <w:rPr>
                <w:sz w:val="24"/>
                <w:szCs w:val="24"/>
              </w:rPr>
            </w:pPr>
            <w:r w:rsidDel="00000000" w:rsidR="00000000" w:rsidRPr="00000000">
              <w:rPr>
                <w:sz w:val="24"/>
                <w:szCs w:val="24"/>
                <w:rtl w:val="0"/>
              </w:rPr>
              <w:t xml:space="preserve">2 - Assistente informa os dados necessários para o cadastramento.</w:t>
            </w:r>
          </w:p>
          <w:p w:rsidR="00000000" w:rsidDel="00000000" w:rsidP="00000000" w:rsidRDefault="00000000" w:rsidRPr="00000000" w14:paraId="00000832">
            <w:pPr>
              <w:widowControl w:val="0"/>
              <w:rPr>
                <w:sz w:val="24"/>
                <w:szCs w:val="24"/>
              </w:rPr>
            </w:pPr>
            <w:r w:rsidDel="00000000" w:rsidR="00000000" w:rsidRPr="00000000">
              <w:rPr>
                <w:sz w:val="24"/>
                <w:szCs w:val="24"/>
                <w:rtl w:val="0"/>
              </w:rPr>
              <w:t xml:space="preserve">3 - Assistente clica em salvar.</w:t>
            </w:r>
          </w:p>
          <w:p w:rsidR="00000000" w:rsidDel="00000000" w:rsidP="00000000" w:rsidRDefault="00000000" w:rsidRPr="00000000" w14:paraId="00000833">
            <w:pPr>
              <w:widowControl w:val="0"/>
              <w:rPr>
                <w:sz w:val="24"/>
                <w:szCs w:val="24"/>
              </w:rPr>
            </w:pPr>
            <w:r w:rsidDel="00000000" w:rsidR="00000000" w:rsidRPr="00000000">
              <w:rPr>
                <w:sz w:val="24"/>
                <w:szCs w:val="24"/>
                <w:rtl w:val="0"/>
              </w:rPr>
              <w:t xml:space="preserve">4 - O Sistema emite uma mensagem “Usuário cadastrado com sucesso.</w:t>
            </w:r>
          </w:p>
          <w:p w:rsidR="00000000" w:rsidDel="00000000" w:rsidP="00000000" w:rsidRDefault="00000000" w:rsidRPr="00000000" w14:paraId="00000834">
            <w:pPr>
              <w:widowControl w:val="0"/>
              <w:rPr>
                <w:sz w:val="24"/>
                <w:szCs w:val="24"/>
              </w:rPr>
            </w:pPr>
            <w:r w:rsidDel="00000000" w:rsidR="00000000" w:rsidRPr="00000000">
              <w:rPr>
                <w:sz w:val="24"/>
                <w:szCs w:val="24"/>
                <w:rtl w:val="0"/>
              </w:rPr>
              <w:t xml:space="preserve">5 - O Sistema cadastra o Usuário.</w:t>
            </w:r>
          </w:p>
        </w:tc>
      </w:tr>
      <w:tr>
        <w:tc>
          <w:tcPr>
            <w:shd w:fill="auto" w:val="clear"/>
            <w:tcMar>
              <w:top w:w="100.0" w:type="dxa"/>
              <w:left w:w="100.0" w:type="dxa"/>
              <w:bottom w:w="100.0" w:type="dxa"/>
              <w:right w:w="100.0" w:type="dxa"/>
            </w:tcMar>
          </w:tcPr>
          <w:p w:rsidR="00000000" w:rsidDel="00000000" w:rsidP="00000000" w:rsidRDefault="00000000" w:rsidRPr="00000000" w14:paraId="00000835">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36">
            <w:pPr>
              <w:widowControl w:val="0"/>
              <w:rPr>
                <w:sz w:val="24"/>
                <w:szCs w:val="24"/>
              </w:rPr>
            </w:pPr>
            <w:r w:rsidDel="00000000" w:rsidR="00000000" w:rsidRPr="00000000">
              <w:rPr>
                <w:sz w:val="24"/>
                <w:szCs w:val="24"/>
                <w:rtl w:val="0"/>
              </w:rPr>
              <w:t xml:space="preserve">1 - Assistente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37">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38">
            <w:pPr>
              <w:widowControl w:val="0"/>
              <w:rPr>
                <w:sz w:val="24"/>
                <w:szCs w:val="24"/>
              </w:rPr>
            </w:pPr>
            <w:r w:rsidDel="00000000" w:rsidR="00000000" w:rsidRPr="00000000">
              <w:rPr>
                <w:sz w:val="24"/>
                <w:szCs w:val="24"/>
                <w:rtl w:val="0"/>
              </w:rPr>
              <w:t xml:space="preserve">1 - O Sistema verifica se os campos foram preenchidos corretamente e se o Usuário já existe.</w:t>
            </w:r>
          </w:p>
          <w:p w:rsidR="00000000" w:rsidDel="00000000" w:rsidP="00000000" w:rsidRDefault="00000000" w:rsidRPr="00000000" w14:paraId="00000839">
            <w:pPr>
              <w:widowControl w:val="0"/>
              <w:rPr>
                <w:sz w:val="24"/>
                <w:szCs w:val="24"/>
              </w:rPr>
            </w:pPr>
            <w:r w:rsidDel="00000000" w:rsidR="00000000" w:rsidRPr="00000000">
              <w:rPr>
                <w:sz w:val="24"/>
                <w:szCs w:val="24"/>
                <w:rtl w:val="0"/>
              </w:rPr>
              <w:t xml:space="preserve">2 - Caso o Usuário esteja cadastrado, o Sistema emite uma mensagem “usuário já existente no sistema”.</w:t>
            </w:r>
          </w:p>
          <w:p w:rsidR="00000000" w:rsidDel="00000000" w:rsidP="00000000" w:rsidRDefault="00000000" w:rsidRPr="00000000" w14:paraId="0000083A">
            <w:pPr>
              <w:widowControl w:val="0"/>
              <w:rPr>
                <w:sz w:val="24"/>
                <w:szCs w:val="24"/>
              </w:rPr>
            </w:pPr>
            <w:r w:rsidDel="00000000" w:rsidR="00000000" w:rsidRPr="00000000">
              <w:rPr>
                <w:sz w:val="24"/>
                <w:szCs w:val="24"/>
                <w:rtl w:val="0"/>
              </w:rPr>
              <w:t xml:space="preserve">3 - O Sistema volta para a tela de Cadastrar Usuário.</w:t>
            </w:r>
          </w:p>
        </w:tc>
      </w:tr>
      <w:tr>
        <w:tc>
          <w:tcPr>
            <w:shd w:fill="auto" w:val="clear"/>
            <w:tcMar>
              <w:top w:w="100.0" w:type="dxa"/>
              <w:left w:w="100.0" w:type="dxa"/>
              <w:bottom w:w="100.0" w:type="dxa"/>
              <w:right w:w="100.0" w:type="dxa"/>
            </w:tcMar>
          </w:tcPr>
          <w:p w:rsidR="00000000" w:rsidDel="00000000" w:rsidP="00000000" w:rsidRDefault="00000000" w:rsidRPr="00000000" w14:paraId="0000083B">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3C">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3D">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3E">
            <w:pPr>
              <w:widowControl w:val="0"/>
              <w:rPr>
                <w:sz w:val="24"/>
                <w:szCs w:val="24"/>
              </w:rPr>
            </w:pPr>
            <w:r w:rsidDel="00000000" w:rsidR="00000000" w:rsidRPr="00000000">
              <w:rPr>
                <w:rtl w:val="0"/>
              </w:rPr>
            </w:r>
          </w:p>
        </w:tc>
      </w:tr>
    </w:tbl>
    <w:p w:rsidR="00000000" w:rsidDel="00000000" w:rsidP="00000000" w:rsidRDefault="00000000" w:rsidRPr="00000000" w14:paraId="0000083F">
      <w:pPr>
        <w:rPr>
          <w:sz w:val="24"/>
          <w:szCs w:val="24"/>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tbl>
      <w:tblPr>
        <w:tblStyle w:val="Table33"/>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41">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42">
            <w:pPr>
              <w:widowControl w:val="0"/>
              <w:rPr>
                <w:sz w:val="24"/>
                <w:szCs w:val="24"/>
              </w:rPr>
            </w:pPr>
            <w:r w:rsidDel="00000000" w:rsidR="00000000" w:rsidRPr="00000000">
              <w:rPr>
                <w:sz w:val="24"/>
                <w:szCs w:val="24"/>
                <w:rtl w:val="0"/>
              </w:rPr>
              <w:t xml:space="preserve">CSU 003</w:t>
            </w:r>
          </w:p>
        </w:tc>
      </w:tr>
      <w:tr>
        <w:tc>
          <w:tcPr>
            <w:shd w:fill="auto" w:val="clear"/>
            <w:tcMar>
              <w:top w:w="100.0" w:type="dxa"/>
              <w:left w:w="100.0" w:type="dxa"/>
              <w:bottom w:w="100.0" w:type="dxa"/>
              <w:right w:w="100.0" w:type="dxa"/>
            </w:tcMar>
          </w:tcPr>
          <w:p w:rsidR="00000000" w:rsidDel="00000000" w:rsidP="00000000" w:rsidRDefault="00000000" w:rsidRPr="00000000" w14:paraId="00000843">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44">
            <w:pPr>
              <w:rPr>
                <w:sz w:val="24"/>
                <w:szCs w:val="24"/>
              </w:rPr>
            </w:pPr>
            <w:r w:rsidDel="00000000" w:rsidR="00000000" w:rsidRPr="00000000">
              <w:rPr>
                <w:b w:val="1"/>
                <w:sz w:val="24"/>
                <w:szCs w:val="24"/>
                <w:rtl w:val="0"/>
              </w:rPr>
              <w:t xml:space="preserve">Alterar Senha</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45">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46">
            <w:pPr>
              <w:rPr>
                <w:sz w:val="24"/>
                <w:szCs w:val="24"/>
              </w:rPr>
            </w:pPr>
            <w:r w:rsidDel="00000000" w:rsidR="00000000" w:rsidRPr="00000000">
              <w:rPr>
                <w:sz w:val="24"/>
                <w:szCs w:val="24"/>
                <w:rtl w:val="0"/>
              </w:rPr>
              <w:t xml:space="preserve">Extra</w:t>
            </w:r>
          </w:p>
        </w:tc>
      </w:tr>
      <w:tr>
        <w:tc>
          <w:tcPr>
            <w:shd w:fill="auto" w:val="clear"/>
            <w:tcMar>
              <w:top w:w="100.0" w:type="dxa"/>
              <w:left w:w="100.0" w:type="dxa"/>
              <w:bottom w:w="100.0" w:type="dxa"/>
              <w:right w:w="100.0" w:type="dxa"/>
            </w:tcMar>
          </w:tcPr>
          <w:p w:rsidR="00000000" w:rsidDel="00000000" w:rsidP="00000000" w:rsidRDefault="00000000" w:rsidRPr="00000000" w14:paraId="00000847">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48">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49">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4A">
            <w:pPr>
              <w:rPr>
                <w:sz w:val="24"/>
                <w:szCs w:val="24"/>
              </w:rPr>
            </w:pPr>
            <w:r w:rsidDel="00000000" w:rsidR="00000000" w:rsidRPr="00000000">
              <w:rPr>
                <w:sz w:val="24"/>
                <w:szCs w:val="24"/>
                <w:rtl w:val="0"/>
              </w:rPr>
              <w:t xml:space="preserve">Realizar acesso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84B">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4C">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84D">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4E">
            <w:pPr>
              <w:widowControl w:val="0"/>
              <w:rPr>
                <w:sz w:val="24"/>
                <w:szCs w:val="24"/>
              </w:rPr>
            </w:pPr>
            <w:r w:rsidDel="00000000" w:rsidR="00000000" w:rsidRPr="00000000">
              <w:rPr>
                <w:sz w:val="24"/>
                <w:szCs w:val="24"/>
                <w:rtl w:val="0"/>
              </w:rPr>
              <w:t xml:space="preserve">Iniciar o sistema</w:t>
            </w:r>
          </w:p>
        </w:tc>
      </w:tr>
      <w:tr>
        <w:tc>
          <w:tcPr>
            <w:shd w:fill="auto" w:val="clear"/>
            <w:tcMar>
              <w:top w:w="100.0" w:type="dxa"/>
              <w:left w:w="100.0" w:type="dxa"/>
              <w:bottom w:w="100.0" w:type="dxa"/>
              <w:right w:w="100.0" w:type="dxa"/>
            </w:tcMar>
          </w:tcPr>
          <w:p w:rsidR="00000000" w:rsidDel="00000000" w:rsidP="00000000" w:rsidRDefault="00000000" w:rsidRPr="00000000" w14:paraId="0000084F">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50">
            <w:pPr>
              <w:widowControl w:val="0"/>
              <w:rPr>
                <w:sz w:val="24"/>
                <w:szCs w:val="24"/>
              </w:rPr>
            </w:pPr>
            <w:r w:rsidDel="00000000" w:rsidR="00000000" w:rsidRPr="00000000">
              <w:rPr>
                <w:sz w:val="24"/>
                <w:szCs w:val="24"/>
                <w:rtl w:val="0"/>
              </w:rPr>
              <w:t xml:space="preserve">Solicitar a alteração</w:t>
            </w:r>
          </w:p>
        </w:tc>
      </w:tr>
      <w:tr>
        <w:tc>
          <w:tcPr>
            <w:shd w:fill="auto" w:val="clear"/>
            <w:tcMar>
              <w:top w:w="100.0" w:type="dxa"/>
              <w:left w:w="100.0" w:type="dxa"/>
              <w:bottom w:w="100.0" w:type="dxa"/>
              <w:right w:w="100.0" w:type="dxa"/>
            </w:tcMar>
          </w:tcPr>
          <w:p w:rsidR="00000000" w:rsidDel="00000000" w:rsidP="00000000" w:rsidRDefault="00000000" w:rsidRPr="00000000" w14:paraId="00000851">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52">
            <w:pPr>
              <w:widowControl w:val="0"/>
              <w:rPr>
                <w:sz w:val="24"/>
                <w:szCs w:val="24"/>
              </w:rPr>
            </w:pPr>
            <w:r w:rsidDel="00000000" w:rsidR="00000000" w:rsidRPr="00000000">
              <w:rPr>
                <w:sz w:val="24"/>
                <w:szCs w:val="24"/>
                <w:rtl w:val="0"/>
              </w:rPr>
              <w:t xml:space="preserve">1 - O Sistema verifica se Usuário e Senha estão corretas.</w:t>
            </w:r>
          </w:p>
          <w:p w:rsidR="00000000" w:rsidDel="00000000" w:rsidP="00000000" w:rsidRDefault="00000000" w:rsidRPr="00000000" w14:paraId="00000853">
            <w:pPr>
              <w:widowControl w:val="0"/>
              <w:rPr>
                <w:sz w:val="24"/>
                <w:szCs w:val="24"/>
              </w:rPr>
            </w:pPr>
            <w:r w:rsidDel="00000000" w:rsidR="00000000" w:rsidRPr="00000000">
              <w:rPr>
                <w:sz w:val="24"/>
                <w:szCs w:val="24"/>
                <w:rtl w:val="0"/>
              </w:rPr>
              <w:t xml:space="preserve">2 - Caso Esteja incorreta o Sistema emite uma mensagem </w:t>
            </w:r>
          </w:p>
          <w:p w:rsidR="00000000" w:rsidDel="00000000" w:rsidP="00000000" w:rsidRDefault="00000000" w:rsidRPr="00000000" w14:paraId="00000854">
            <w:pPr>
              <w:widowControl w:val="0"/>
              <w:rPr>
                <w:sz w:val="24"/>
                <w:szCs w:val="24"/>
              </w:rPr>
            </w:pPr>
            <w:r w:rsidDel="00000000" w:rsidR="00000000" w:rsidRPr="00000000">
              <w:rPr>
                <w:sz w:val="24"/>
                <w:szCs w:val="24"/>
                <w:rtl w:val="0"/>
              </w:rPr>
              <w:t xml:space="preserve">“Usuário e/ou senha errada”.</w:t>
            </w:r>
          </w:p>
          <w:p w:rsidR="00000000" w:rsidDel="00000000" w:rsidP="00000000" w:rsidRDefault="00000000" w:rsidRPr="00000000" w14:paraId="00000855">
            <w:pPr>
              <w:widowControl w:val="0"/>
              <w:rPr>
                <w:sz w:val="24"/>
                <w:szCs w:val="24"/>
              </w:rPr>
            </w:pPr>
            <w:r w:rsidDel="00000000" w:rsidR="00000000" w:rsidRPr="00000000">
              <w:rPr>
                <w:sz w:val="24"/>
                <w:szCs w:val="24"/>
                <w:rtl w:val="0"/>
              </w:rPr>
              <w:t xml:space="preserve">3 - O Sistema solicita usuário e senha novamente.</w:t>
            </w:r>
          </w:p>
          <w:p w:rsidR="00000000" w:rsidDel="00000000" w:rsidP="00000000" w:rsidRDefault="00000000" w:rsidRPr="00000000" w14:paraId="00000856">
            <w:pPr>
              <w:widowControl w:val="0"/>
              <w:rPr>
                <w:sz w:val="24"/>
                <w:szCs w:val="24"/>
              </w:rPr>
            </w:pPr>
            <w:r w:rsidDel="00000000" w:rsidR="00000000" w:rsidRPr="00000000">
              <w:rPr>
                <w:sz w:val="24"/>
                <w:szCs w:val="24"/>
                <w:rtl w:val="0"/>
              </w:rPr>
              <w:t xml:space="preserve">4 - Persistindo na senha incorreta entrar na tela Gerir Usuarios.</w:t>
            </w:r>
          </w:p>
          <w:p w:rsidR="00000000" w:rsidDel="00000000" w:rsidP="00000000" w:rsidRDefault="00000000" w:rsidRPr="00000000" w14:paraId="00000857">
            <w:pPr>
              <w:widowControl w:val="0"/>
              <w:rPr>
                <w:sz w:val="24"/>
                <w:szCs w:val="24"/>
              </w:rPr>
            </w:pPr>
            <w:r w:rsidDel="00000000" w:rsidR="00000000" w:rsidRPr="00000000">
              <w:rPr>
                <w:sz w:val="24"/>
                <w:szCs w:val="24"/>
                <w:rtl w:val="0"/>
              </w:rPr>
              <w:t xml:space="preserve">5 – E digitado a senha do Administrador</w:t>
            </w:r>
          </w:p>
          <w:p w:rsidR="00000000" w:rsidDel="00000000" w:rsidP="00000000" w:rsidRDefault="00000000" w:rsidRPr="00000000" w14:paraId="00000858">
            <w:pPr>
              <w:widowControl w:val="0"/>
              <w:rPr>
                <w:sz w:val="24"/>
                <w:szCs w:val="24"/>
              </w:rPr>
            </w:pPr>
            <w:r w:rsidDel="00000000" w:rsidR="00000000" w:rsidRPr="00000000">
              <w:rPr>
                <w:sz w:val="24"/>
                <w:szCs w:val="24"/>
                <w:rtl w:val="0"/>
              </w:rPr>
              <w:t xml:space="preserve">5 - O Administrador verifica dados pessoais do usuário e nova senha para login. </w:t>
            </w:r>
          </w:p>
        </w:tc>
      </w:tr>
      <w:tr>
        <w:tc>
          <w:tcPr>
            <w:shd w:fill="auto" w:val="clear"/>
            <w:tcMar>
              <w:top w:w="100.0" w:type="dxa"/>
              <w:left w:w="100.0" w:type="dxa"/>
              <w:bottom w:w="100.0" w:type="dxa"/>
              <w:right w:w="100.0" w:type="dxa"/>
            </w:tcMar>
          </w:tcPr>
          <w:p w:rsidR="00000000" w:rsidDel="00000000" w:rsidP="00000000" w:rsidRDefault="00000000" w:rsidRPr="00000000" w14:paraId="00000859">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5A">
            <w:pPr>
              <w:widowControl w:val="0"/>
              <w:rPr>
                <w:sz w:val="24"/>
                <w:szCs w:val="24"/>
              </w:rPr>
            </w:pPr>
            <w:r w:rsidDel="00000000" w:rsidR="00000000" w:rsidRPr="00000000">
              <w:rPr>
                <w:sz w:val="24"/>
                <w:szCs w:val="24"/>
                <w:rtl w:val="0"/>
              </w:rPr>
              <w:t xml:space="preserve">1 - 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5B">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5C">
            <w:pPr>
              <w:widowControl w:val="0"/>
              <w:rPr>
                <w:sz w:val="24"/>
                <w:szCs w:val="24"/>
              </w:rPr>
            </w:pPr>
            <w:r w:rsidDel="00000000" w:rsidR="00000000" w:rsidRPr="00000000">
              <w:rPr>
                <w:sz w:val="24"/>
                <w:szCs w:val="24"/>
                <w:rtl w:val="0"/>
              </w:rPr>
              <w:t xml:space="preserve">1 - O Sistema verifica Usuário e Senha estão corretas</w:t>
            </w:r>
          </w:p>
        </w:tc>
      </w:tr>
      <w:tr>
        <w:tc>
          <w:tcPr>
            <w:shd w:fill="auto" w:val="clear"/>
            <w:tcMar>
              <w:top w:w="100.0" w:type="dxa"/>
              <w:left w:w="100.0" w:type="dxa"/>
              <w:bottom w:w="100.0" w:type="dxa"/>
              <w:right w:w="100.0" w:type="dxa"/>
            </w:tcMar>
          </w:tcPr>
          <w:p w:rsidR="00000000" w:rsidDel="00000000" w:rsidP="00000000" w:rsidRDefault="00000000" w:rsidRPr="00000000" w14:paraId="0000085D">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5E">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5F">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60">
            <w:pPr>
              <w:widowControl w:val="0"/>
              <w:rPr>
                <w:sz w:val="24"/>
                <w:szCs w:val="24"/>
              </w:rPr>
            </w:pPr>
            <w:r w:rsidDel="00000000" w:rsidR="00000000" w:rsidRPr="00000000">
              <w:rPr>
                <w:rtl w:val="0"/>
              </w:rPr>
            </w:r>
          </w:p>
        </w:tc>
      </w:tr>
    </w:tbl>
    <w:p w:rsidR="00000000" w:rsidDel="00000000" w:rsidP="00000000" w:rsidRDefault="00000000" w:rsidRPr="00000000" w14:paraId="00000861">
      <w:pPr>
        <w:rPr>
          <w:sz w:val="24"/>
          <w:szCs w:val="24"/>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tbl>
      <w:tblPr>
        <w:tblStyle w:val="Table34"/>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66">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67">
            <w:pPr>
              <w:widowControl w:val="0"/>
              <w:rPr>
                <w:sz w:val="24"/>
                <w:szCs w:val="24"/>
              </w:rPr>
            </w:pPr>
            <w:r w:rsidDel="00000000" w:rsidR="00000000" w:rsidRPr="00000000">
              <w:rPr>
                <w:sz w:val="24"/>
                <w:szCs w:val="24"/>
                <w:rtl w:val="0"/>
              </w:rPr>
              <w:t xml:space="preserve">CSU 004</w:t>
            </w:r>
          </w:p>
        </w:tc>
      </w:tr>
      <w:tr>
        <w:tc>
          <w:tcPr>
            <w:shd w:fill="auto" w:val="clear"/>
            <w:tcMar>
              <w:top w:w="100.0" w:type="dxa"/>
              <w:left w:w="100.0" w:type="dxa"/>
              <w:bottom w:w="100.0" w:type="dxa"/>
              <w:right w:w="100.0" w:type="dxa"/>
            </w:tcMar>
          </w:tcPr>
          <w:p w:rsidR="00000000" w:rsidDel="00000000" w:rsidP="00000000" w:rsidRDefault="00000000" w:rsidRPr="00000000" w14:paraId="00000868">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69">
            <w:pPr>
              <w:rPr>
                <w:sz w:val="24"/>
                <w:szCs w:val="24"/>
              </w:rPr>
            </w:pPr>
            <w:r w:rsidDel="00000000" w:rsidR="00000000" w:rsidRPr="00000000">
              <w:rPr>
                <w:sz w:val="24"/>
                <w:szCs w:val="24"/>
                <w:rtl w:val="0"/>
              </w:rPr>
              <w:t xml:space="preserve">Gerenciar Veículos</w:t>
            </w:r>
          </w:p>
        </w:tc>
      </w:tr>
      <w:tr>
        <w:tc>
          <w:tcPr>
            <w:shd w:fill="auto" w:val="clear"/>
            <w:tcMar>
              <w:top w:w="100.0" w:type="dxa"/>
              <w:left w:w="100.0" w:type="dxa"/>
              <w:bottom w:w="100.0" w:type="dxa"/>
              <w:right w:w="100.0" w:type="dxa"/>
            </w:tcMar>
          </w:tcPr>
          <w:p w:rsidR="00000000" w:rsidDel="00000000" w:rsidP="00000000" w:rsidRDefault="00000000" w:rsidRPr="00000000" w14:paraId="0000086A">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6B">
            <w:pP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6C">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6D">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6E">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6F">
            <w:pPr>
              <w:rPr>
                <w:sz w:val="24"/>
                <w:szCs w:val="24"/>
              </w:rPr>
            </w:pPr>
            <w:r w:rsidDel="00000000" w:rsidR="00000000" w:rsidRPr="00000000">
              <w:rPr>
                <w:sz w:val="24"/>
                <w:szCs w:val="24"/>
                <w:rtl w:val="0"/>
              </w:rPr>
              <w:t xml:space="preserve">Realizar cadastro de veículos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870">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71">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872">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73">
            <w:pPr>
              <w:widowControl w:val="0"/>
              <w:rPr>
                <w:sz w:val="24"/>
                <w:szCs w:val="24"/>
              </w:rPr>
            </w:pPr>
            <w:r w:rsidDel="00000000" w:rsidR="00000000" w:rsidRPr="00000000">
              <w:rPr>
                <w:sz w:val="24"/>
                <w:szCs w:val="24"/>
                <w:rtl w:val="0"/>
              </w:rPr>
              <w:t xml:space="preserve">Iniciar o sistema</w:t>
            </w:r>
          </w:p>
        </w:tc>
      </w:tr>
      <w:tr>
        <w:tc>
          <w:tcPr>
            <w:shd w:fill="auto" w:val="clear"/>
            <w:tcMar>
              <w:top w:w="100.0" w:type="dxa"/>
              <w:left w:w="100.0" w:type="dxa"/>
              <w:bottom w:w="100.0" w:type="dxa"/>
              <w:right w:w="100.0" w:type="dxa"/>
            </w:tcMar>
          </w:tcPr>
          <w:p w:rsidR="00000000" w:rsidDel="00000000" w:rsidP="00000000" w:rsidRDefault="00000000" w:rsidRPr="00000000" w14:paraId="00000874">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75">
            <w:pPr>
              <w:widowControl w:val="0"/>
              <w:rPr>
                <w:sz w:val="24"/>
                <w:szCs w:val="24"/>
              </w:rPr>
            </w:pPr>
            <w:r w:rsidDel="00000000" w:rsidR="00000000" w:rsidRPr="00000000">
              <w:rPr>
                <w:sz w:val="24"/>
                <w:szCs w:val="24"/>
                <w:rtl w:val="0"/>
              </w:rPr>
              <w:t xml:space="preserve">Entrar em Menu Veículos</w:t>
            </w:r>
          </w:p>
        </w:tc>
      </w:tr>
      <w:tr>
        <w:tc>
          <w:tcPr>
            <w:shd w:fill="auto" w:val="clear"/>
            <w:tcMar>
              <w:top w:w="100.0" w:type="dxa"/>
              <w:left w:w="100.0" w:type="dxa"/>
              <w:bottom w:w="100.0" w:type="dxa"/>
              <w:right w:w="100.0" w:type="dxa"/>
            </w:tcMar>
          </w:tcPr>
          <w:p w:rsidR="00000000" w:rsidDel="00000000" w:rsidP="00000000" w:rsidRDefault="00000000" w:rsidRPr="00000000" w14:paraId="00000876">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77">
            <w:pPr>
              <w:widowControl w:val="0"/>
              <w:rPr>
                <w:sz w:val="24"/>
                <w:szCs w:val="24"/>
              </w:rPr>
            </w:pPr>
            <w:r w:rsidDel="00000000" w:rsidR="00000000" w:rsidRPr="00000000">
              <w:rPr>
                <w:sz w:val="24"/>
                <w:szCs w:val="24"/>
                <w:rtl w:val="0"/>
              </w:rPr>
              <w:t xml:space="preserve">1 - O Sistema solicita os dados necessários para o cadastro do Veículo.</w:t>
            </w:r>
          </w:p>
          <w:p w:rsidR="00000000" w:rsidDel="00000000" w:rsidP="00000000" w:rsidRDefault="00000000" w:rsidRPr="00000000" w14:paraId="00000878">
            <w:pPr>
              <w:widowControl w:val="0"/>
              <w:rPr>
                <w:sz w:val="24"/>
                <w:szCs w:val="24"/>
              </w:rPr>
            </w:pPr>
            <w:r w:rsidDel="00000000" w:rsidR="00000000" w:rsidRPr="00000000">
              <w:rPr>
                <w:sz w:val="24"/>
                <w:szCs w:val="24"/>
                <w:rtl w:val="0"/>
              </w:rPr>
              <w:t xml:space="preserve">2 - O Usuário informa os dados necessários para o cadastramento.</w:t>
            </w:r>
          </w:p>
          <w:p w:rsidR="00000000" w:rsidDel="00000000" w:rsidP="00000000" w:rsidRDefault="00000000" w:rsidRPr="00000000" w14:paraId="00000879">
            <w:pPr>
              <w:widowControl w:val="0"/>
              <w:rPr>
                <w:sz w:val="24"/>
                <w:szCs w:val="24"/>
              </w:rPr>
            </w:pPr>
            <w:r w:rsidDel="00000000" w:rsidR="00000000" w:rsidRPr="00000000">
              <w:rPr>
                <w:sz w:val="24"/>
                <w:szCs w:val="24"/>
                <w:rtl w:val="0"/>
              </w:rPr>
              <w:t xml:space="preserve">3 - O Usuário clica em Salvar.</w:t>
            </w:r>
          </w:p>
          <w:p w:rsidR="00000000" w:rsidDel="00000000" w:rsidP="00000000" w:rsidRDefault="00000000" w:rsidRPr="00000000" w14:paraId="0000087A">
            <w:pPr>
              <w:widowControl w:val="0"/>
              <w:rPr>
                <w:sz w:val="24"/>
                <w:szCs w:val="24"/>
              </w:rPr>
            </w:pPr>
            <w:r w:rsidDel="00000000" w:rsidR="00000000" w:rsidRPr="00000000">
              <w:rPr>
                <w:sz w:val="24"/>
                <w:szCs w:val="24"/>
                <w:rtl w:val="0"/>
              </w:rPr>
              <w:t xml:space="preserve">4 - O Sistema emite uma mensagem “Veículo cadastrado com sucesso”.</w:t>
            </w:r>
          </w:p>
          <w:p w:rsidR="00000000" w:rsidDel="00000000" w:rsidP="00000000" w:rsidRDefault="00000000" w:rsidRPr="00000000" w14:paraId="0000087B">
            <w:pPr>
              <w:widowControl w:val="0"/>
              <w:rPr>
                <w:sz w:val="24"/>
                <w:szCs w:val="24"/>
              </w:rPr>
            </w:pPr>
            <w:r w:rsidDel="00000000" w:rsidR="00000000" w:rsidRPr="00000000">
              <w:rPr>
                <w:sz w:val="24"/>
                <w:szCs w:val="24"/>
                <w:rtl w:val="0"/>
              </w:rPr>
              <w:t xml:space="preserve">5 - O Sistema cadastra o Veículo.</w:t>
            </w:r>
          </w:p>
          <w:p w:rsidR="00000000" w:rsidDel="00000000" w:rsidP="00000000" w:rsidRDefault="00000000" w:rsidRPr="00000000" w14:paraId="0000087C">
            <w:pPr>
              <w:widowControl w:val="0"/>
              <w:rPr>
                <w:sz w:val="24"/>
                <w:szCs w:val="24"/>
              </w:rPr>
            </w:pPr>
            <w:r w:rsidDel="00000000" w:rsidR="00000000" w:rsidRPr="00000000">
              <w:rPr>
                <w:sz w:val="24"/>
                <w:szCs w:val="24"/>
                <w:rtl w:val="0"/>
              </w:rPr>
              <w:t xml:space="preserve">6 – O Usuário pode selecionar um Veículo na lista, para fazer Alterações no cadastro do Veículo.</w:t>
            </w:r>
          </w:p>
          <w:p w:rsidR="00000000" w:rsidDel="00000000" w:rsidP="00000000" w:rsidRDefault="00000000" w:rsidRPr="00000000" w14:paraId="0000087D">
            <w:pPr>
              <w:widowControl w:val="0"/>
              <w:rPr>
                <w:sz w:val="24"/>
                <w:szCs w:val="24"/>
              </w:rPr>
            </w:pPr>
            <w:r w:rsidDel="00000000" w:rsidR="00000000" w:rsidRPr="00000000">
              <w:rPr>
                <w:sz w:val="24"/>
                <w:szCs w:val="24"/>
                <w:rtl w:val="0"/>
              </w:rPr>
              <w:t xml:space="preserve">7 – O Usuário pode selecionar um Veículo na lista, para Excluir o cadastro do Veículo.</w:t>
            </w:r>
          </w:p>
          <w:p w:rsidR="00000000" w:rsidDel="00000000" w:rsidP="00000000" w:rsidRDefault="00000000" w:rsidRPr="00000000" w14:paraId="0000087E">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7F">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80">
            <w:pPr>
              <w:widowControl w:val="0"/>
              <w:rPr>
                <w:sz w:val="24"/>
                <w:szCs w:val="24"/>
              </w:rPr>
            </w:pPr>
            <w:r w:rsidDel="00000000" w:rsidR="00000000" w:rsidRPr="00000000">
              <w:rPr>
                <w:sz w:val="24"/>
                <w:szCs w:val="24"/>
                <w:rtl w:val="0"/>
              </w:rPr>
              <w:t xml:space="preserve">O Usuário poderá cancelar o processo durante o cadastro.</w:t>
            </w:r>
          </w:p>
        </w:tc>
      </w:tr>
      <w:tr>
        <w:tc>
          <w:tcPr>
            <w:shd w:fill="auto" w:val="clear"/>
            <w:tcMar>
              <w:top w:w="100.0" w:type="dxa"/>
              <w:left w:w="100.0" w:type="dxa"/>
              <w:bottom w:w="100.0" w:type="dxa"/>
              <w:right w:w="100.0" w:type="dxa"/>
            </w:tcMar>
          </w:tcPr>
          <w:p w:rsidR="00000000" w:rsidDel="00000000" w:rsidP="00000000" w:rsidRDefault="00000000" w:rsidRPr="00000000" w14:paraId="00000881">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82">
            <w:pPr>
              <w:widowControl w:val="0"/>
              <w:rPr>
                <w:sz w:val="24"/>
                <w:szCs w:val="24"/>
              </w:rPr>
            </w:pPr>
            <w:r w:rsidDel="00000000" w:rsidR="00000000" w:rsidRPr="00000000">
              <w:rPr>
                <w:sz w:val="24"/>
                <w:szCs w:val="24"/>
                <w:rtl w:val="0"/>
              </w:rPr>
              <w:t xml:space="preserve">1 - O Sistema verifica se os campos foram preenchidos corretamente e se o Veículo já existe.</w:t>
            </w:r>
          </w:p>
          <w:p w:rsidR="00000000" w:rsidDel="00000000" w:rsidP="00000000" w:rsidRDefault="00000000" w:rsidRPr="00000000" w14:paraId="00000883">
            <w:pPr>
              <w:widowControl w:val="0"/>
              <w:rPr>
                <w:sz w:val="24"/>
                <w:szCs w:val="24"/>
              </w:rPr>
            </w:pPr>
            <w:r w:rsidDel="00000000" w:rsidR="00000000" w:rsidRPr="00000000">
              <w:rPr>
                <w:sz w:val="24"/>
                <w:szCs w:val="24"/>
                <w:rtl w:val="0"/>
              </w:rPr>
              <w:t xml:space="preserve">2 - Caso o Veículo esteja cadastrado, o Sistema emite uma mensagem “Veículo já existente no Sistema</w:t>
            </w:r>
          </w:p>
          <w:p w:rsidR="00000000" w:rsidDel="00000000" w:rsidP="00000000" w:rsidRDefault="00000000" w:rsidRPr="00000000" w14:paraId="00000884">
            <w:pPr>
              <w:widowControl w:val="0"/>
              <w:rPr>
                <w:sz w:val="24"/>
                <w:szCs w:val="24"/>
              </w:rPr>
            </w:pPr>
            <w:r w:rsidDel="00000000" w:rsidR="00000000" w:rsidRPr="00000000">
              <w:rPr>
                <w:sz w:val="24"/>
                <w:szCs w:val="24"/>
                <w:rtl w:val="0"/>
              </w:rPr>
              <w:t xml:space="preserve">3 - O Sistema volta para a tela de Cadastrar Veículo.</w:t>
            </w:r>
          </w:p>
        </w:tc>
      </w:tr>
      <w:tr>
        <w:tc>
          <w:tcPr>
            <w:shd w:fill="auto" w:val="clear"/>
            <w:tcMar>
              <w:top w:w="100.0" w:type="dxa"/>
              <w:left w:w="100.0" w:type="dxa"/>
              <w:bottom w:w="100.0" w:type="dxa"/>
              <w:right w:w="100.0" w:type="dxa"/>
            </w:tcMar>
          </w:tcPr>
          <w:p w:rsidR="00000000" w:rsidDel="00000000" w:rsidP="00000000" w:rsidRDefault="00000000" w:rsidRPr="00000000" w14:paraId="00000885">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86">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87">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88">
            <w:pPr>
              <w:widowControl w:val="0"/>
              <w:rPr>
                <w:sz w:val="24"/>
                <w:szCs w:val="24"/>
              </w:rPr>
            </w:pPr>
            <w:r w:rsidDel="00000000" w:rsidR="00000000" w:rsidRPr="00000000">
              <w:rPr>
                <w:rtl w:val="0"/>
              </w:rPr>
            </w:r>
          </w:p>
        </w:tc>
      </w:tr>
    </w:tbl>
    <w:p w:rsidR="00000000" w:rsidDel="00000000" w:rsidP="00000000" w:rsidRDefault="00000000" w:rsidRPr="00000000" w14:paraId="00000889">
      <w:pPr>
        <w:rPr>
          <w:sz w:val="24"/>
          <w:szCs w:val="24"/>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p>
    <w:tbl>
      <w:tblPr>
        <w:tblStyle w:val="Table35"/>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91">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92">
            <w:pPr>
              <w:widowControl w:val="0"/>
              <w:rPr>
                <w:sz w:val="24"/>
                <w:szCs w:val="24"/>
              </w:rPr>
            </w:pPr>
            <w:r w:rsidDel="00000000" w:rsidR="00000000" w:rsidRPr="00000000">
              <w:rPr>
                <w:sz w:val="24"/>
                <w:szCs w:val="24"/>
                <w:rtl w:val="0"/>
              </w:rPr>
              <w:t xml:space="preserve">CSU 005</w:t>
            </w:r>
          </w:p>
        </w:tc>
      </w:tr>
      <w:tr>
        <w:tc>
          <w:tcPr>
            <w:shd w:fill="auto" w:val="clear"/>
            <w:tcMar>
              <w:top w:w="100.0" w:type="dxa"/>
              <w:left w:w="100.0" w:type="dxa"/>
              <w:bottom w:w="100.0" w:type="dxa"/>
              <w:right w:w="100.0" w:type="dxa"/>
            </w:tcMar>
          </w:tcPr>
          <w:p w:rsidR="00000000" w:rsidDel="00000000" w:rsidP="00000000" w:rsidRDefault="00000000" w:rsidRPr="00000000" w14:paraId="00000893">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94">
            <w:pPr>
              <w:rPr>
                <w:sz w:val="24"/>
                <w:szCs w:val="24"/>
              </w:rPr>
            </w:pPr>
            <w:r w:rsidDel="00000000" w:rsidR="00000000" w:rsidRPr="00000000">
              <w:rPr>
                <w:sz w:val="24"/>
                <w:szCs w:val="24"/>
                <w:rtl w:val="0"/>
              </w:rPr>
              <w:t xml:space="preserve">Gerenciar Clientes</w:t>
            </w:r>
          </w:p>
        </w:tc>
      </w:tr>
      <w:tr>
        <w:tc>
          <w:tcPr>
            <w:shd w:fill="auto" w:val="clear"/>
            <w:tcMar>
              <w:top w:w="100.0" w:type="dxa"/>
              <w:left w:w="100.0" w:type="dxa"/>
              <w:bottom w:w="100.0" w:type="dxa"/>
              <w:right w:w="100.0" w:type="dxa"/>
            </w:tcMar>
          </w:tcPr>
          <w:p w:rsidR="00000000" w:rsidDel="00000000" w:rsidP="00000000" w:rsidRDefault="00000000" w:rsidRPr="00000000" w14:paraId="00000895">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96">
            <w:pP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97">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98">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99">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9A">
            <w:pPr>
              <w:rPr>
                <w:sz w:val="24"/>
                <w:szCs w:val="24"/>
              </w:rPr>
            </w:pPr>
            <w:r w:rsidDel="00000000" w:rsidR="00000000" w:rsidRPr="00000000">
              <w:rPr>
                <w:sz w:val="24"/>
                <w:szCs w:val="24"/>
                <w:rtl w:val="0"/>
              </w:rPr>
              <w:t xml:space="preserve">Realizar cadastro de cliente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89B">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9C">
            <w:pPr>
              <w:widowControl w:val="0"/>
              <w:rPr>
                <w:sz w:val="24"/>
                <w:szCs w:val="24"/>
              </w:rPr>
            </w:pPr>
            <w:r w:rsidDel="00000000" w:rsidR="00000000" w:rsidRPr="00000000">
              <w:rPr>
                <w:sz w:val="24"/>
                <w:szCs w:val="24"/>
                <w:rtl w:val="0"/>
              </w:rPr>
              <w:t xml:space="preserve">Locadora/Cliente</w:t>
            </w:r>
          </w:p>
        </w:tc>
      </w:tr>
      <w:tr>
        <w:tc>
          <w:tcPr>
            <w:shd w:fill="auto" w:val="clear"/>
            <w:tcMar>
              <w:top w:w="100.0" w:type="dxa"/>
              <w:left w:w="100.0" w:type="dxa"/>
              <w:bottom w:w="100.0" w:type="dxa"/>
              <w:right w:w="100.0" w:type="dxa"/>
            </w:tcMar>
          </w:tcPr>
          <w:p w:rsidR="00000000" w:rsidDel="00000000" w:rsidP="00000000" w:rsidRDefault="00000000" w:rsidRPr="00000000" w14:paraId="0000089D">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9E">
            <w:pPr>
              <w:widowControl w:val="0"/>
              <w:rPr>
                <w:sz w:val="24"/>
                <w:szCs w:val="24"/>
              </w:rPr>
            </w:pPr>
            <w:r w:rsidDel="00000000" w:rsidR="00000000" w:rsidRPr="00000000">
              <w:rPr>
                <w:sz w:val="24"/>
                <w:szCs w:val="24"/>
                <w:rtl w:val="0"/>
              </w:rPr>
              <w:t xml:space="preserve">Entrar em Menu Cliente</w:t>
            </w:r>
          </w:p>
        </w:tc>
      </w:tr>
      <w:tr>
        <w:tc>
          <w:tcPr>
            <w:shd w:fill="auto" w:val="clear"/>
            <w:tcMar>
              <w:top w:w="100.0" w:type="dxa"/>
              <w:left w:w="100.0" w:type="dxa"/>
              <w:bottom w:w="100.0" w:type="dxa"/>
              <w:right w:w="100.0" w:type="dxa"/>
            </w:tcMar>
          </w:tcPr>
          <w:p w:rsidR="00000000" w:rsidDel="00000000" w:rsidP="00000000" w:rsidRDefault="00000000" w:rsidRPr="00000000" w14:paraId="0000089F">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A0">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A1">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A2">
            <w:pPr>
              <w:widowControl w:val="0"/>
              <w:rPr>
                <w:sz w:val="24"/>
                <w:szCs w:val="24"/>
              </w:rPr>
            </w:pPr>
            <w:r w:rsidDel="00000000" w:rsidR="00000000" w:rsidRPr="00000000">
              <w:rPr>
                <w:sz w:val="24"/>
                <w:szCs w:val="24"/>
                <w:rtl w:val="0"/>
              </w:rPr>
              <w:t xml:space="preserve">1 - O Sistema solicita os dados necessários para o cadastro do Cliente.</w:t>
            </w:r>
          </w:p>
          <w:p w:rsidR="00000000" w:rsidDel="00000000" w:rsidP="00000000" w:rsidRDefault="00000000" w:rsidRPr="00000000" w14:paraId="000008A3">
            <w:pPr>
              <w:widowControl w:val="0"/>
              <w:rPr>
                <w:sz w:val="24"/>
                <w:szCs w:val="24"/>
              </w:rPr>
            </w:pPr>
            <w:r w:rsidDel="00000000" w:rsidR="00000000" w:rsidRPr="00000000">
              <w:rPr>
                <w:sz w:val="24"/>
                <w:szCs w:val="24"/>
                <w:rtl w:val="0"/>
              </w:rPr>
              <w:t xml:space="preserve">2 - O Usuário informa os dados necessários para o cadastramento.</w:t>
            </w:r>
          </w:p>
          <w:p w:rsidR="00000000" w:rsidDel="00000000" w:rsidP="00000000" w:rsidRDefault="00000000" w:rsidRPr="00000000" w14:paraId="000008A4">
            <w:pPr>
              <w:widowControl w:val="0"/>
              <w:rPr>
                <w:sz w:val="24"/>
                <w:szCs w:val="24"/>
              </w:rPr>
            </w:pPr>
            <w:r w:rsidDel="00000000" w:rsidR="00000000" w:rsidRPr="00000000">
              <w:rPr>
                <w:sz w:val="24"/>
                <w:szCs w:val="24"/>
                <w:rtl w:val="0"/>
              </w:rPr>
              <w:t xml:space="preserve">3 - O Usuário clica em Salvar.</w:t>
            </w:r>
          </w:p>
          <w:p w:rsidR="00000000" w:rsidDel="00000000" w:rsidP="00000000" w:rsidRDefault="00000000" w:rsidRPr="00000000" w14:paraId="000008A5">
            <w:pPr>
              <w:widowControl w:val="0"/>
              <w:rPr>
                <w:sz w:val="24"/>
                <w:szCs w:val="24"/>
              </w:rPr>
            </w:pPr>
            <w:r w:rsidDel="00000000" w:rsidR="00000000" w:rsidRPr="00000000">
              <w:rPr>
                <w:sz w:val="24"/>
                <w:szCs w:val="24"/>
                <w:rtl w:val="0"/>
              </w:rPr>
              <w:t xml:space="preserve">4 - O Sistema emite uma mensagem “Cliente cadastrado com sucesso”.</w:t>
            </w:r>
          </w:p>
          <w:p w:rsidR="00000000" w:rsidDel="00000000" w:rsidP="00000000" w:rsidRDefault="00000000" w:rsidRPr="00000000" w14:paraId="000008A6">
            <w:pPr>
              <w:widowControl w:val="0"/>
              <w:rPr>
                <w:sz w:val="24"/>
                <w:szCs w:val="24"/>
              </w:rPr>
            </w:pPr>
            <w:r w:rsidDel="00000000" w:rsidR="00000000" w:rsidRPr="00000000">
              <w:rPr>
                <w:sz w:val="24"/>
                <w:szCs w:val="24"/>
                <w:rtl w:val="0"/>
              </w:rPr>
              <w:t xml:space="preserve">5 - O Sistema cadastra o Cliente.</w:t>
            </w:r>
          </w:p>
          <w:p w:rsidR="00000000" w:rsidDel="00000000" w:rsidP="00000000" w:rsidRDefault="00000000" w:rsidRPr="00000000" w14:paraId="000008A7">
            <w:pPr>
              <w:widowControl w:val="0"/>
              <w:rPr>
                <w:sz w:val="24"/>
                <w:szCs w:val="24"/>
              </w:rPr>
            </w:pPr>
            <w:r w:rsidDel="00000000" w:rsidR="00000000" w:rsidRPr="00000000">
              <w:rPr>
                <w:sz w:val="24"/>
                <w:szCs w:val="24"/>
                <w:rtl w:val="0"/>
              </w:rPr>
              <w:t xml:space="preserve">6 – O Usuário pode selecionar um Cliente na lista, para fazer Alterações no cadastro do Cliente.</w:t>
            </w:r>
          </w:p>
          <w:p w:rsidR="00000000" w:rsidDel="00000000" w:rsidP="00000000" w:rsidRDefault="00000000" w:rsidRPr="00000000" w14:paraId="000008A8">
            <w:pPr>
              <w:widowControl w:val="0"/>
              <w:rPr>
                <w:sz w:val="24"/>
                <w:szCs w:val="24"/>
              </w:rPr>
            </w:pPr>
            <w:r w:rsidDel="00000000" w:rsidR="00000000" w:rsidRPr="00000000">
              <w:rPr>
                <w:sz w:val="24"/>
                <w:szCs w:val="24"/>
                <w:rtl w:val="0"/>
              </w:rPr>
              <w:t xml:space="preserve">7 – O Usuário pode selecionar um Cliente na lista, para Excluir o cadastro do Cliente.</w:t>
            </w:r>
          </w:p>
          <w:p w:rsidR="00000000" w:rsidDel="00000000" w:rsidP="00000000" w:rsidRDefault="00000000" w:rsidRPr="00000000" w14:paraId="000008A9">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AA">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AB">
            <w:pPr>
              <w:widowControl w:val="0"/>
              <w:rPr>
                <w:sz w:val="24"/>
                <w:szCs w:val="24"/>
              </w:rPr>
            </w:pPr>
            <w:r w:rsidDel="00000000" w:rsidR="00000000" w:rsidRPr="00000000">
              <w:rPr>
                <w:sz w:val="24"/>
                <w:szCs w:val="24"/>
                <w:rtl w:val="0"/>
              </w:rPr>
              <w:t xml:space="preserve">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AC">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AD">
            <w:pPr>
              <w:widowControl w:val="0"/>
              <w:rPr>
                <w:sz w:val="24"/>
                <w:szCs w:val="24"/>
              </w:rPr>
            </w:pPr>
            <w:r w:rsidDel="00000000" w:rsidR="00000000" w:rsidRPr="00000000">
              <w:rPr>
                <w:sz w:val="24"/>
                <w:szCs w:val="24"/>
                <w:rtl w:val="0"/>
              </w:rPr>
              <w:t xml:space="preserve">1 - O Sistema verifica se os campos foram preenchidos corretamente e se o Cliente já existe.</w:t>
            </w:r>
          </w:p>
          <w:p w:rsidR="00000000" w:rsidDel="00000000" w:rsidP="00000000" w:rsidRDefault="00000000" w:rsidRPr="00000000" w14:paraId="000008AE">
            <w:pPr>
              <w:widowControl w:val="0"/>
              <w:rPr>
                <w:sz w:val="24"/>
                <w:szCs w:val="24"/>
              </w:rPr>
            </w:pPr>
            <w:r w:rsidDel="00000000" w:rsidR="00000000" w:rsidRPr="00000000">
              <w:rPr>
                <w:sz w:val="24"/>
                <w:szCs w:val="24"/>
                <w:rtl w:val="0"/>
              </w:rPr>
              <w:t xml:space="preserve">2 - Caso o Cliente esteja cadastrado, o Sistema emite uma mensagem “Cliente já existente no Sistema”.</w:t>
            </w:r>
          </w:p>
          <w:p w:rsidR="00000000" w:rsidDel="00000000" w:rsidP="00000000" w:rsidRDefault="00000000" w:rsidRPr="00000000" w14:paraId="000008AF">
            <w:pPr>
              <w:widowControl w:val="0"/>
              <w:rPr>
                <w:sz w:val="24"/>
                <w:szCs w:val="24"/>
              </w:rPr>
            </w:pPr>
            <w:r w:rsidDel="00000000" w:rsidR="00000000" w:rsidRPr="00000000">
              <w:rPr>
                <w:sz w:val="24"/>
                <w:szCs w:val="24"/>
                <w:rtl w:val="0"/>
              </w:rPr>
              <w:t xml:space="preserve">3 - O Sistema volta para a tela de Cadastrar Cliente.</w:t>
            </w:r>
          </w:p>
        </w:tc>
      </w:tr>
      <w:tr>
        <w:tc>
          <w:tcPr>
            <w:shd w:fill="auto" w:val="clear"/>
            <w:tcMar>
              <w:top w:w="100.0" w:type="dxa"/>
              <w:left w:w="100.0" w:type="dxa"/>
              <w:bottom w:w="100.0" w:type="dxa"/>
              <w:right w:w="100.0" w:type="dxa"/>
            </w:tcMar>
          </w:tcPr>
          <w:p w:rsidR="00000000" w:rsidDel="00000000" w:rsidP="00000000" w:rsidRDefault="00000000" w:rsidRPr="00000000" w14:paraId="000008B0">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B1">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B2">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B3">
            <w:pPr>
              <w:widowControl w:val="0"/>
              <w:rPr>
                <w:sz w:val="24"/>
                <w:szCs w:val="24"/>
              </w:rPr>
            </w:pPr>
            <w:r w:rsidDel="00000000" w:rsidR="00000000" w:rsidRPr="00000000">
              <w:rPr>
                <w:rtl w:val="0"/>
              </w:rPr>
            </w:r>
          </w:p>
        </w:tc>
      </w:tr>
    </w:tbl>
    <w:p w:rsidR="00000000" w:rsidDel="00000000" w:rsidP="00000000" w:rsidRDefault="00000000" w:rsidRPr="00000000" w14:paraId="000008B4">
      <w:pPr>
        <w:rPr>
          <w:sz w:val="24"/>
          <w:szCs w:val="24"/>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rPr/>
      </w:pPr>
      <w:r w:rsidDel="00000000" w:rsidR="00000000" w:rsidRPr="00000000">
        <w:rPr>
          <w:rtl w:val="0"/>
        </w:rPr>
      </w:r>
    </w:p>
    <w:tbl>
      <w:tblPr>
        <w:tblStyle w:val="Table36"/>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BC">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BD">
            <w:pPr>
              <w:widowControl w:val="0"/>
              <w:rPr>
                <w:sz w:val="24"/>
                <w:szCs w:val="24"/>
              </w:rPr>
            </w:pPr>
            <w:r w:rsidDel="00000000" w:rsidR="00000000" w:rsidRPr="00000000">
              <w:rPr>
                <w:sz w:val="24"/>
                <w:szCs w:val="24"/>
                <w:rtl w:val="0"/>
              </w:rPr>
              <w:t xml:space="preserve">CSU 006</w:t>
            </w:r>
          </w:p>
        </w:tc>
      </w:tr>
      <w:tr>
        <w:tc>
          <w:tcPr>
            <w:shd w:fill="auto" w:val="clear"/>
            <w:tcMar>
              <w:top w:w="100.0" w:type="dxa"/>
              <w:left w:w="100.0" w:type="dxa"/>
              <w:bottom w:w="100.0" w:type="dxa"/>
              <w:right w:w="100.0" w:type="dxa"/>
            </w:tcMar>
          </w:tcPr>
          <w:p w:rsidR="00000000" w:rsidDel="00000000" w:rsidP="00000000" w:rsidRDefault="00000000" w:rsidRPr="00000000" w14:paraId="000008BE">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BF">
            <w:pPr>
              <w:rPr>
                <w:sz w:val="24"/>
                <w:szCs w:val="24"/>
              </w:rPr>
            </w:pPr>
            <w:r w:rsidDel="00000000" w:rsidR="00000000" w:rsidRPr="00000000">
              <w:rPr>
                <w:sz w:val="24"/>
                <w:szCs w:val="24"/>
                <w:rtl w:val="0"/>
              </w:rPr>
              <w:t xml:space="preserve">Locação de Veículos</w:t>
            </w:r>
          </w:p>
        </w:tc>
      </w:tr>
      <w:tr>
        <w:tc>
          <w:tcPr>
            <w:shd w:fill="auto" w:val="clear"/>
            <w:tcMar>
              <w:top w:w="100.0" w:type="dxa"/>
              <w:left w:w="100.0" w:type="dxa"/>
              <w:bottom w:w="100.0" w:type="dxa"/>
              <w:right w:w="100.0" w:type="dxa"/>
            </w:tcMar>
          </w:tcPr>
          <w:p w:rsidR="00000000" w:rsidDel="00000000" w:rsidP="00000000" w:rsidRDefault="00000000" w:rsidRPr="00000000" w14:paraId="000008C0">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C1">
            <w:pP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C2">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C3">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C4">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C5">
            <w:pPr>
              <w:rPr>
                <w:sz w:val="24"/>
                <w:szCs w:val="24"/>
              </w:rPr>
            </w:pPr>
            <w:r w:rsidDel="00000000" w:rsidR="00000000" w:rsidRPr="00000000">
              <w:rPr>
                <w:sz w:val="24"/>
                <w:szCs w:val="24"/>
                <w:rtl w:val="0"/>
              </w:rPr>
              <w:t xml:space="preserve">Realizar Locação de veículo no sistema</w:t>
            </w:r>
          </w:p>
        </w:tc>
      </w:tr>
      <w:tr>
        <w:tc>
          <w:tcPr>
            <w:shd w:fill="auto" w:val="clear"/>
            <w:tcMar>
              <w:top w:w="100.0" w:type="dxa"/>
              <w:left w:w="100.0" w:type="dxa"/>
              <w:bottom w:w="100.0" w:type="dxa"/>
              <w:right w:w="100.0" w:type="dxa"/>
            </w:tcMar>
          </w:tcPr>
          <w:p w:rsidR="00000000" w:rsidDel="00000000" w:rsidP="00000000" w:rsidRDefault="00000000" w:rsidRPr="00000000" w14:paraId="000008C6">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C7">
            <w:pPr>
              <w:widowControl w:val="0"/>
              <w:rPr>
                <w:sz w:val="24"/>
                <w:szCs w:val="24"/>
              </w:rPr>
            </w:pPr>
            <w:r w:rsidDel="00000000" w:rsidR="00000000" w:rsidRPr="00000000">
              <w:rPr>
                <w:sz w:val="24"/>
                <w:szCs w:val="24"/>
                <w:rtl w:val="0"/>
              </w:rPr>
              <w:t xml:space="preserve">Locadora/Cliente</w:t>
            </w:r>
          </w:p>
        </w:tc>
      </w:tr>
      <w:tr>
        <w:tc>
          <w:tcPr>
            <w:shd w:fill="auto" w:val="clear"/>
            <w:tcMar>
              <w:top w:w="100.0" w:type="dxa"/>
              <w:left w:w="100.0" w:type="dxa"/>
              <w:bottom w:w="100.0" w:type="dxa"/>
              <w:right w:w="100.0" w:type="dxa"/>
            </w:tcMar>
          </w:tcPr>
          <w:p w:rsidR="00000000" w:rsidDel="00000000" w:rsidP="00000000" w:rsidRDefault="00000000" w:rsidRPr="00000000" w14:paraId="000008C8">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C9">
            <w:pPr>
              <w:widowControl w:val="0"/>
              <w:rPr>
                <w:sz w:val="24"/>
                <w:szCs w:val="24"/>
              </w:rPr>
            </w:pPr>
            <w:r w:rsidDel="00000000" w:rsidR="00000000" w:rsidRPr="00000000">
              <w:rPr>
                <w:sz w:val="24"/>
                <w:szCs w:val="24"/>
                <w:rtl w:val="0"/>
              </w:rPr>
              <w:t xml:space="preserve">Entrar em Menu Locação</w:t>
            </w:r>
          </w:p>
        </w:tc>
      </w:tr>
      <w:tr>
        <w:tc>
          <w:tcPr>
            <w:shd w:fill="auto" w:val="clear"/>
            <w:tcMar>
              <w:top w:w="100.0" w:type="dxa"/>
              <w:left w:w="100.0" w:type="dxa"/>
              <w:bottom w:w="100.0" w:type="dxa"/>
              <w:right w:w="100.0" w:type="dxa"/>
            </w:tcMar>
          </w:tcPr>
          <w:p w:rsidR="00000000" w:rsidDel="00000000" w:rsidP="00000000" w:rsidRDefault="00000000" w:rsidRPr="00000000" w14:paraId="000008CA">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CB">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CC">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CD">
            <w:pPr>
              <w:widowControl w:val="0"/>
              <w:jc w:val="both"/>
              <w:rPr>
                <w:sz w:val="24"/>
                <w:szCs w:val="24"/>
              </w:rPr>
            </w:pPr>
            <w:r w:rsidDel="00000000" w:rsidR="00000000" w:rsidRPr="00000000">
              <w:rPr>
                <w:sz w:val="24"/>
                <w:szCs w:val="24"/>
                <w:rtl w:val="0"/>
              </w:rPr>
              <w:t xml:space="preserve">1 - O Sistema solicita os dados necessários para realizar a Locação.</w:t>
            </w:r>
          </w:p>
          <w:p w:rsidR="00000000" w:rsidDel="00000000" w:rsidP="00000000" w:rsidRDefault="00000000" w:rsidRPr="00000000" w14:paraId="000008CE">
            <w:pPr>
              <w:widowControl w:val="0"/>
              <w:jc w:val="both"/>
              <w:rPr>
                <w:sz w:val="24"/>
                <w:szCs w:val="24"/>
              </w:rPr>
            </w:pPr>
            <w:r w:rsidDel="00000000" w:rsidR="00000000" w:rsidRPr="00000000">
              <w:rPr>
                <w:sz w:val="24"/>
                <w:szCs w:val="24"/>
                <w:rtl w:val="0"/>
              </w:rPr>
              <w:t xml:space="preserve">2 - O Usuário informa os dados necessários para a Locação.</w:t>
            </w:r>
          </w:p>
          <w:p w:rsidR="00000000" w:rsidDel="00000000" w:rsidP="00000000" w:rsidRDefault="00000000" w:rsidRPr="00000000" w14:paraId="000008CF">
            <w:pPr>
              <w:widowControl w:val="0"/>
              <w:rPr>
                <w:sz w:val="24"/>
                <w:szCs w:val="24"/>
              </w:rPr>
            </w:pPr>
            <w:r w:rsidDel="00000000" w:rsidR="00000000" w:rsidRPr="00000000">
              <w:rPr>
                <w:sz w:val="24"/>
                <w:szCs w:val="24"/>
                <w:rtl w:val="0"/>
              </w:rPr>
              <w:t xml:space="preserve">3 - O Usuário clica em Salvar.</w:t>
            </w:r>
          </w:p>
          <w:p w:rsidR="00000000" w:rsidDel="00000000" w:rsidP="00000000" w:rsidRDefault="00000000" w:rsidRPr="00000000" w14:paraId="000008D0">
            <w:pPr>
              <w:widowControl w:val="0"/>
              <w:rPr>
                <w:sz w:val="24"/>
                <w:szCs w:val="24"/>
              </w:rPr>
            </w:pPr>
            <w:r w:rsidDel="00000000" w:rsidR="00000000" w:rsidRPr="00000000">
              <w:rPr>
                <w:sz w:val="24"/>
                <w:szCs w:val="24"/>
                <w:rtl w:val="0"/>
              </w:rPr>
              <w:t xml:space="preserve">4 - O Sistema emite uma mensagem “Locação realizada com sucesso”.</w:t>
            </w:r>
          </w:p>
          <w:p w:rsidR="00000000" w:rsidDel="00000000" w:rsidP="00000000" w:rsidRDefault="00000000" w:rsidRPr="00000000" w14:paraId="000008D1">
            <w:pPr>
              <w:widowControl w:val="0"/>
              <w:rPr>
                <w:sz w:val="24"/>
                <w:szCs w:val="24"/>
              </w:rPr>
            </w:pPr>
            <w:r w:rsidDel="00000000" w:rsidR="00000000" w:rsidRPr="00000000">
              <w:rPr>
                <w:sz w:val="24"/>
                <w:szCs w:val="24"/>
                <w:rtl w:val="0"/>
              </w:rPr>
              <w:t xml:space="preserve">5 - O Sistema cadastra a Locação.</w:t>
            </w:r>
          </w:p>
          <w:p w:rsidR="00000000" w:rsidDel="00000000" w:rsidP="00000000" w:rsidRDefault="00000000" w:rsidRPr="00000000" w14:paraId="000008D2">
            <w:pPr>
              <w:widowControl w:val="0"/>
              <w:rPr>
                <w:sz w:val="24"/>
                <w:szCs w:val="24"/>
              </w:rPr>
            </w:pPr>
            <w:r w:rsidDel="00000000" w:rsidR="00000000" w:rsidRPr="00000000">
              <w:rPr>
                <w:sz w:val="24"/>
                <w:szCs w:val="24"/>
                <w:rtl w:val="0"/>
              </w:rPr>
              <w:t xml:space="preserve">6 – O Usuário pode selecionar uma Locação na lista, para fazer Alterações no cadastro de Locação.</w:t>
            </w:r>
          </w:p>
          <w:p w:rsidR="00000000" w:rsidDel="00000000" w:rsidP="00000000" w:rsidRDefault="00000000" w:rsidRPr="00000000" w14:paraId="000008D3">
            <w:pPr>
              <w:widowControl w:val="0"/>
              <w:rPr>
                <w:sz w:val="24"/>
                <w:szCs w:val="24"/>
              </w:rPr>
            </w:pPr>
            <w:r w:rsidDel="00000000" w:rsidR="00000000" w:rsidRPr="00000000">
              <w:rPr>
                <w:sz w:val="24"/>
                <w:szCs w:val="24"/>
                <w:rtl w:val="0"/>
              </w:rPr>
              <w:t xml:space="preserve">7 – O Usuário pode selecionar uma Locação na lista, para Excluir o cadastro de Locação.</w:t>
            </w:r>
          </w:p>
          <w:p w:rsidR="00000000" w:rsidDel="00000000" w:rsidP="00000000" w:rsidRDefault="00000000" w:rsidRPr="00000000" w14:paraId="000008D4">
            <w:pPr>
              <w:widowControl w:val="0"/>
              <w:jc w:val="both"/>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D5">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D6">
            <w:pPr>
              <w:widowControl w:val="0"/>
              <w:jc w:val="both"/>
              <w:rPr>
                <w:sz w:val="24"/>
                <w:szCs w:val="24"/>
              </w:rPr>
            </w:pPr>
            <w:r w:rsidDel="00000000" w:rsidR="00000000" w:rsidRPr="00000000">
              <w:rPr>
                <w:sz w:val="24"/>
                <w:szCs w:val="24"/>
                <w:rtl w:val="0"/>
              </w:rPr>
              <w:t xml:space="preserve">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D7">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D8">
            <w:pPr>
              <w:widowControl w:val="0"/>
              <w:rPr>
                <w:sz w:val="24"/>
                <w:szCs w:val="24"/>
              </w:rPr>
            </w:pPr>
            <w:r w:rsidDel="00000000" w:rsidR="00000000" w:rsidRPr="00000000">
              <w:rPr>
                <w:sz w:val="24"/>
                <w:szCs w:val="24"/>
                <w:rtl w:val="0"/>
              </w:rPr>
              <w:t xml:space="preserve">1 - O Sistema verifica se os campos foram preenchidos corretamente e se o Locação já existe.</w:t>
            </w:r>
          </w:p>
          <w:p w:rsidR="00000000" w:rsidDel="00000000" w:rsidP="00000000" w:rsidRDefault="00000000" w:rsidRPr="00000000" w14:paraId="000008D9">
            <w:pPr>
              <w:widowControl w:val="0"/>
              <w:rPr>
                <w:sz w:val="24"/>
                <w:szCs w:val="24"/>
              </w:rPr>
            </w:pPr>
            <w:r w:rsidDel="00000000" w:rsidR="00000000" w:rsidRPr="00000000">
              <w:rPr>
                <w:sz w:val="24"/>
                <w:szCs w:val="24"/>
                <w:rtl w:val="0"/>
              </w:rPr>
              <w:t xml:space="preserve">2 - Caso o Locação esteja cadastrado, o Sistema emite uma mensagem “Locação já existente no Sistema”.</w:t>
            </w:r>
          </w:p>
          <w:p w:rsidR="00000000" w:rsidDel="00000000" w:rsidP="00000000" w:rsidRDefault="00000000" w:rsidRPr="00000000" w14:paraId="000008DA">
            <w:pPr>
              <w:widowControl w:val="0"/>
              <w:jc w:val="both"/>
              <w:rPr>
                <w:sz w:val="24"/>
                <w:szCs w:val="24"/>
              </w:rPr>
            </w:pPr>
            <w:r w:rsidDel="00000000" w:rsidR="00000000" w:rsidRPr="00000000">
              <w:rPr>
                <w:sz w:val="24"/>
                <w:szCs w:val="24"/>
                <w:rtl w:val="0"/>
              </w:rPr>
              <w:t xml:space="preserve">3 - O Sistema volta para a tela de Cadastrar Locação.</w:t>
            </w:r>
          </w:p>
        </w:tc>
      </w:tr>
      <w:tr>
        <w:tc>
          <w:tcPr>
            <w:shd w:fill="auto" w:val="clear"/>
            <w:tcMar>
              <w:top w:w="100.0" w:type="dxa"/>
              <w:left w:w="100.0" w:type="dxa"/>
              <w:bottom w:w="100.0" w:type="dxa"/>
              <w:right w:w="100.0" w:type="dxa"/>
            </w:tcMar>
          </w:tcPr>
          <w:p w:rsidR="00000000" w:rsidDel="00000000" w:rsidP="00000000" w:rsidRDefault="00000000" w:rsidRPr="00000000" w14:paraId="000008DB">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8DC">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DD">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8DE">
            <w:pPr>
              <w:widowControl w:val="0"/>
              <w:rPr>
                <w:sz w:val="24"/>
                <w:szCs w:val="24"/>
              </w:rPr>
            </w:pPr>
            <w:r w:rsidDel="00000000" w:rsidR="00000000" w:rsidRPr="00000000">
              <w:rPr>
                <w:rtl w:val="0"/>
              </w:rPr>
            </w:r>
          </w:p>
        </w:tc>
      </w:tr>
    </w:tbl>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tbl>
      <w:tblPr>
        <w:tblStyle w:val="Table37"/>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8E4">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8E5">
            <w:pPr>
              <w:widowControl w:val="0"/>
              <w:rPr>
                <w:sz w:val="24"/>
                <w:szCs w:val="24"/>
              </w:rPr>
            </w:pPr>
            <w:r w:rsidDel="00000000" w:rsidR="00000000" w:rsidRPr="00000000">
              <w:rPr>
                <w:sz w:val="24"/>
                <w:szCs w:val="24"/>
                <w:rtl w:val="0"/>
              </w:rPr>
              <w:t xml:space="preserve">CSU 007</w:t>
            </w:r>
          </w:p>
        </w:tc>
      </w:tr>
      <w:tr>
        <w:tc>
          <w:tcPr>
            <w:shd w:fill="auto" w:val="clear"/>
            <w:tcMar>
              <w:top w:w="100.0" w:type="dxa"/>
              <w:left w:w="100.0" w:type="dxa"/>
              <w:bottom w:w="100.0" w:type="dxa"/>
              <w:right w:w="100.0" w:type="dxa"/>
            </w:tcMar>
          </w:tcPr>
          <w:p w:rsidR="00000000" w:rsidDel="00000000" w:rsidP="00000000" w:rsidRDefault="00000000" w:rsidRPr="00000000" w14:paraId="000008E6">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8E7">
            <w:pPr>
              <w:rPr>
                <w:sz w:val="24"/>
                <w:szCs w:val="24"/>
              </w:rPr>
            </w:pPr>
            <w:r w:rsidDel="00000000" w:rsidR="00000000" w:rsidRPr="00000000">
              <w:rPr>
                <w:sz w:val="24"/>
                <w:szCs w:val="24"/>
                <w:rtl w:val="0"/>
              </w:rPr>
              <w:t xml:space="preserve">Devolução de Veículos</w:t>
            </w:r>
          </w:p>
        </w:tc>
      </w:tr>
      <w:tr>
        <w:tc>
          <w:tcPr>
            <w:shd w:fill="auto" w:val="clear"/>
            <w:tcMar>
              <w:top w:w="100.0" w:type="dxa"/>
              <w:left w:w="100.0" w:type="dxa"/>
              <w:bottom w:w="100.0" w:type="dxa"/>
              <w:right w:w="100.0" w:type="dxa"/>
            </w:tcMar>
          </w:tcPr>
          <w:p w:rsidR="00000000" w:rsidDel="00000000" w:rsidP="00000000" w:rsidRDefault="00000000" w:rsidRPr="00000000" w14:paraId="000008E8">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8E9">
            <w:pP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EA">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8EB">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8EC">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8ED">
            <w:pPr>
              <w:rPr>
                <w:sz w:val="24"/>
                <w:szCs w:val="24"/>
              </w:rPr>
            </w:pPr>
            <w:r w:rsidDel="00000000" w:rsidR="00000000" w:rsidRPr="00000000">
              <w:rPr>
                <w:sz w:val="24"/>
                <w:szCs w:val="24"/>
                <w:rtl w:val="0"/>
              </w:rPr>
              <w:t xml:space="preserve">Realizar cadastro de veículos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8EE">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8EF">
            <w:pPr>
              <w:widowControl w:val="0"/>
              <w:rPr>
                <w:sz w:val="24"/>
                <w:szCs w:val="24"/>
              </w:rPr>
            </w:pPr>
            <w:r w:rsidDel="00000000" w:rsidR="00000000" w:rsidRPr="00000000">
              <w:rPr>
                <w:sz w:val="24"/>
                <w:szCs w:val="24"/>
                <w:rtl w:val="0"/>
              </w:rPr>
              <w:t xml:space="preserve">Locadora/Cliente/Motorista</w:t>
            </w:r>
          </w:p>
        </w:tc>
      </w:tr>
      <w:tr>
        <w:tc>
          <w:tcPr>
            <w:shd w:fill="auto" w:val="clear"/>
            <w:tcMar>
              <w:top w:w="100.0" w:type="dxa"/>
              <w:left w:w="100.0" w:type="dxa"/>
              <w:bottom w:w="100.0" w:type="dxa"/>
              <w:right w:w="100.0" w:type="dxa"/>
            </w:tcMar>
          </w:tcPr>
          <w:p w:rsidR="00000000" w:rsidDel="00000000" w:rsidP="00000000" w:rsidRDefault="00000000" w:rsidRPr="00000000" w14:paraId="000008F0">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8F1">
            <w:pPr>
              <w:widowControl w:val="0"/>
              <w:rPr>
                <w:sz w:val="24"/>
                <w:szCs w:val="24"/>
              </w:rPr>
            </w:pPr>
            <w:r w:rsidDel="00000000" w:rsidR="00000000" w:rsidRPr="00000000">
              <w:rPr>
                <w:sz w:val="24"/>
                <w:szCs w:val="24"/>
                <w:rtl w:val="0"/>
              </w:rPr>
              <w:t xml:space="preserve">Entrar no Menu Veículos</w:t>
            </w:r>
          </w:p>
        </w:tc>
      </w:tr>
      <w:tr>
        <w:tc>
          <w:tcPr>
            <w:shd w:fill="auto" w:val="clear"/>
            <w:tcMar>
              <w:top w:w="100.0" w:type="dxa"/>
              <w:left w:w="100.0" w:type="dxa"/>
              <w:bottom w:w="100.0" w:type="dxa"/>
              <w:right w:w="100.0" w:type="dxa"/>
            </w:tcMar>
          </w:tcPr>
          <w:p w:rsidR="00000000" w:rsidDel="00000000" w:rsidP="00000000" w:rsidRDefault="00000000" w:rsidRPr="00000000" w14:paraId="000008F2">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8F3">
            <w:pPr>
              <w:widowControl w:val="0"/>
              <w:rPr>
                <w:sz w:val="24"/>
                <w:szCs w:val="24"/>
              </w:rPr>
            </w:pPr>
            <w:r w:rsidDel="00000000" w:rsidR="00000000" w:rsidRPr="00000000">
              <w:rPr>
                <w:sz w:val="24"/>
                <w:szCs w:val="24"/>
                <w:rtl w:val="0"/>
              </w:rPr>
              <w:t xml:space="preserve">Selecionar a aba Gerenciar Locações</w:t>
            </w:r>
          </w:p>
        </w:tc>
      </w:tr>
      <w:tr>
        <w:tc>
          <w:tcPr>
            <w:shd w:fill="auto" w:val="clear"/>
            <w:tcMar>
              <w:top w:w="100.0" w:type="dxa"/>
              <w:left w:w="100.0" w:type="dxa"/>
              <w:bottom w:w="100.0" w:type="dxa"/>
              <w:right w:w="100.0" w:type="dxa"/>
            </w:tcMar>
          </w:tcPr>
          <w:p w:rsidR="00000000" w:rsidDel="00000000" w:rsidP="00000000" w:rsidRDefault="00000000" w:rsidRPr="00000000" w14:paraId="000008F4">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8F5">
            <w:pPr>
              <w:widowControl w:val="0"/>
              <w:jc w:val="both"/>
              <w:rPr>
                <w:sz w:val="24"/>
                <w:szCs w:val="24"/>
              </w:rPr>
            </w:pPr>
            <w:r w:rsidDel="00000000" w:rsidR="00000000" w:rsidRPr="00000000">
              <w:rPr>
                <w:sz w:val="24"/>
                <w:szCs w:val="24"/>
                <w:rtl w:val="0"/>
              </w:rPr>
              <w:t xml:space="preserve">1 - O Sistema solicita os dados necessários para realizar a Devolução.</w:t>
            </w:r>
          </w:p>
          <w:p w:rsidR="00000000" w:rsidDel="00000000" w:rsidP="00000000" w:rsidRDefault="00000000" w:rsidRPr="00000000" w14:paraId="000008F6">
            <w:pPr>
              <w:widowControl w:val="0"/>
              <w:jc w:val="both"/>
              <w:rPr>
                <w:sz w:val="24"/>
                <w:szCs w:val="24"/>
              </w:rPr>
            </w:pPr>
            <w:r w:rsidDel="00000000" w:rsidR="00000000" w:rsidRPr="00000000">
              <w:rPr>
                <w:sz w:val="24"/>
                <w:szCs w:val="24"/>
                <w:rtl w:val="0"/>
              </w:rPr>
              <w:t xml:space="preserve">2 - O Usuário busca pela locação que será devolvida.</w:t>
            </w:r>
          </w:p>
          <w:p w:rsidR="00000000" w:rsidDel="00000000" w:rsidP="00000000" w:rsidRDefault="00000000" w:rsidRPr="00000000" w14:paraId="000008F7">
            <w:pPr>
              <w:widowControl w:val="0"/>
              <w:jc w:val="both"/>
              <w:rPr>
                <w:sz w:val="24"/>
                <w:szCs w:val="24"/>
              </w:rPr>
            </w:pPr>
            <w:r w:rsidDel="00000000" w:rsidR="00000000" w:rsidRPr="00000000">
              <w:rPr>
                <w:sz w:val="24"/>
                <w:szCs w:val="24"/>
                <w:rtl w:val="0"/>
              </w:rPr>
              <w:t xml:space="preserve">3 – O Usuário informa os dados necessários para realizar a Devolução.</w:t>
            </w:r>
          </w:p>
          <w:p w:rsidR="00000000" w:rsidDel="00000000" w:rsidP="00000000" w:rsidRDefault="00000000" w:rsidRPr="00000000" w14:paraId="000008F8">
            <w:pPr>
              <w:widowControl w:val="0"/>
              <w:jc w:val="both"/>
              <w:rPr>
                <w:sz w:val="24"/>
                <w:szCs w:val="24"/>
              </w:rPr>
            </w:pPr>
            <w:r w:rsidDel="00000000" w:rsidR="00000000" w:rsidRPr="00000000">
              <w:rPr>
                <w:sz w:val="24"/>
                <w:szCs w:val="24"/>
                <w:rtl w:val="0"/>
              </w:rPr>
              <w:t xml:space="preserve">3 - O Usuário clicar em Devolver.</w:t>
            </w:r>
          </w:p>
          <w:p w:rsidR="00000000" w:rsidDel="00000000" w:rsidP="00000000" w:rsidRDefault="00000000" w:rsidRPr="00000000" w14:paraId="000008F9">
            <w:pPr>
              <w:widowControl w:val="0"/>
              <w:jc w:val="both"/>
              <w:rPr>
                <w:sz w:val="24"/>
                <w:szCs w:val="24"/>
              </w:rPr>
            </w:pPr>
            <w:r w:rsidDel="00000000" w:rsidR="00000000" w:rsidRPr="00000000">
              <w:rPr>
                <w:sz w:val="24"/>
                <w:szCs w:val="24"/>
                <w:rtl w:val="0"/>
              </w:rPr>
              <w:t xml:space="preserve">4 - O Sistema emite uma mensagem “Devolução realizado com sucesso”.</w:t>
            </w:r>
          </w:p>
          <w:p w:rsidR="00000000" w:rsidDel="00000000" w:rsidP="00000000" w:rsidRDefault="00000000" w:rsidRPr="00000000" w14:paraId="000008FA">
            <w:pPr>
              <w:widowControl w:val="0"/>
              <w:jc w:val="both"/>
              <w:rPr>
                <w:sz w:val="24"/>
                <w:szCs w:val="24"/>
              </w:rPr>
            </w:pPr>
            <w:r w:rsidDel="00000000" w:rsidR="00000000" w:rsidRPr="00000000">
              <w:rPr>
                <w:sz w:val="24"/>
                <w:szCs w:val="24"/>
                <w:rtl w:val="0"/>
              </w:rPr>
              <w:t xml:space="preserve">5 - O Sistema salva a Devolução e retorna para tela de Gerenciar Locações.</w:t>
            </w:r>
          </w:p>
        </w:tc>
      </w:tr>
      <w:tr>
        <w:tc>
          <w:tcPr>
            <w:shd w:fill="auto" w:val="clear"/>
            <w:tcMar>
              <w:top w:w="100.0" w:type="dxa"/>
              <w:left w:w="100.0" w:type="dxa"/>
              <w:bottom w:w="100.0" w:type="dxa"/>
              <w:right w:w="100.0" w:type="dxa"/>
            </w:tcMar>
          </w:tcPr>
          <w:p w:rsidR="00000000" w:rsidDel="00000000" w:rsidP="00000000" w:rsidRDefault="00000000" w:rsidRPr="00000000" w14:paraId="000008FB">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8FC">
            <w:pPr>
              <w:widowControl w:val="0"/>
              <w:rPr>
                <w:sz w:val="24"/>
                <w:szCs w:val="24"/>
              </w:rPr>
            </w:pPr>
            <w:r w:rsidDel="00000000" w:rsidR="00000000" w:rsidRPr="00000000">
              <w:rPr>
                <w:sz w:val="24"/>
                <w:szCs w:val="24"/>
                <w:rtl w:val="0"/>
              </w:rPr>
              <w:t xml:space="preserve">1 - 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8FD">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8FE">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8FF">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900">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01">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902">
            <w:pPr>
              <w:widowControl w:val="0"/>
              <w:rPr>
                <w:sz w:val="24"/>
                <w:szCs w:val="24"/>
              </w:rPr>
            </w:pPr>
            <w:r w:rsidDel="00000000" w:rsidR="00000000" w:rsidRPr="00000000">
              <w:rPr>
                <w:rtl w:val="0"/>
              </w:rPr>
            </w:r>
          </w:p>
        </w:tc>
      </w:tr>
    </w:tbl>
    <w:p w:rsidR="00000000" w:rsidDel="00000000" w:rsidP="00000000" w:rsidRDefault="00000000" w:rsidRPr="00000000" w14:paraId="00000903">
      <w:pPr>
        <w:rPr>
          <w:sz w:val="24"/>
          <w:szCs w:val="24"/>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tbl>
      <w:tblPr>
        <w:tblStyle w:val="Table38"/>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90B">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90C">
            <w:pPr>
              <w:widowControl w:val="0"/>
              <w:rPr>
                <w:sz w:val="24"/>
                <w:szCs w:val="24"/>
              </w:rPr>
            </w:pPr>
            <w:r w:rsidDel="00000000" w:rsidR="00000000" w:rsidRPr="00000000">
              <w:rPr>
                <w:sz w:val="24"/>
                <w:szCs w:val="24"/>
                <w:rtl w:val="0"/>
              </w:rPr>
              <w:t xml:space="preserve">CSU 008</w:t>
            </w:r>
          </w:p>
        </w:tc>
      </w:tr>
      <w:tr>
        <w:tc>
          <w:tcPr>
            <w:shd w:fill="auto" w:val="clear"/>
            <w:tcMar>
              <w:top w:w="100.0" w:type="dxa"/>
              <w:left w:w="100.0" w:type="dxa"/>
              <w:bottom w:w="100.0" w:type="dxa"/>
              <w:right w:w="100.0" w:type="dxa"/>
            </w:tcMar>
          </w:tcPr>
          <w:p w:rsidR="00000000" w:rsidDel="00000000" w:rsidP="00000000" w:rsidRDefault="00000000" w:rsidRPr="00000000" w14:paraId="0000090D">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90E">
            <w:pPr>
              <w:rPr>
                <w:sz w:val="24"/>
                <w:szCs w:val="24"/>
              </w:rPr>
            </w:pPr>
            <w:r w:rsidDel="00000000" w:rsidR="00000000" w:rsidRPr="00000000">
              <w:rPr>
                <w:sz w:val="24"/>
                <w:szCs w:val="24"/>
                <w:rtl w:val="0"/>
              </w:rPr>
              <w:t xml:space="preserve">Gerenciar Motorista</w:t>
            </w:r>
          </w:p>
        </w:tc>
      </w:tr>
      <w:tr>
        <w:tc>
          <w:tcPr>
            <w:shd w:fill="auto" w:val="clear"/>
            <w:tcMar>
              <w:top w:w="100.0" w:type="dxa"/>
              <w:left w:w="100.0" w:type="dxa"/>
              <w:bottom w:w="100.0" w:type="dxa"/>
              <w:right w:w="100.0" w:type="dxa"/>
            </w:tcMar>
          </w:tcPr>
          <w:p w:rsidR="00000000" w:rsidDel="00000000" w:rsidP="00000000" w:rsidRDefault="00000000" w:rsidRPr="00000000" w14:paraId="0000090F">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910">
            <w:pPr>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11">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912">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913">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914">
            <w:pPr>
              <w:rPr>
                <w:sz w:val="24"/>
                <w:szCs w:val="24"/>
              </w:rPr>
            </w:pPr>
            <w:r w:rsidDel="00000000" w:rsidR="00000000" w:rsidRPr="00000000">
              <w:rPr>
                <w:sz w:val="24"/>
                <w:szCs w:val="24"/>
                <w:rtl w:val="0"/>
              </w:rPr>
              <w:t xml:space="preserve">Realizar cadastro de motorista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915">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916">
            <w:pPr>
              <w:widowControl w:val="0"/>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917">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918">
            <w:pPr>
              <w:widowControl w:val="0"/>
              <w:rPr>
                <w:sz w:val="24"/>
                <w:szCs w:val="24"/>
              </w:rPr>
            </w:pPr>
            <w:r w:rsidDel="00000000" w:rsidR="00000000" w:rsidRPr="00000000">
              <w:rPr>
                <w:sz w:val="24"/>
                <w:szCs w:val="24"/>
                <w:rtl w:val="0"/>
              </w:rPr>
              <w:t xml:space="preserve">Entrar no Menu Motorista.</w:t>
            </w:r>
          </w:p>
        </w:tc>
      </w:tr>
      <w:tr>
        <w:tc>
          <w:tcPr>
            <w:shd w:fill="auto" w:val="clear"/>
            <w:tcMar>
              <w:top w:w="100.0" w:type="dxa"/>
              <w:left w:w="100.0" w:type="dxa"/>
              <w:bottom w:w="100.0" w:type="dxa"/>
              <w:right w:w="100.0" w:type="dxa"/>
            </w:tcMar>
          </w:tcPr>
          <w:p w:rsidR="00000000" w:rsidDel="00000000" w:rsidP="00000000" w:rsidRDefault="00000000" w:rsidRPr="00000000" w14:paraId="00000919">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91A">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1B">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91C">
            <w:pPr>
              <w:widowControl w:val="0"/>
              <w:rPr>
                <w:sz w:val="24"/>
                <w:szCs w:val="24"/>
              </w:rPr>
            </w:pPr>
            <w:r w:rsidDel="00000000" w:rsidR="00000000" w:rsidRPr="00000000">
              <w:rPr>
                <w:sz w:val="24"/>
                <w:szCs w:val="24"/>
                <w:rtl w:val="0"/>
              </w:rPr>
              <w:t xml:space="preserve">1 - O Sistema solicita os dados necessários para o cadastro do Motorista.</w:t>
            </w:r>
          </w:p>
          <w:p w:rsidR="00000000" w:rsidDel="00000000" w:rsidP="00000000" w:rsidRDefault="00000000" w:rsidRPr="00000000" w14:paraId="0000091D">
            <w:pPr>
              <w:widowControl w:val="0"/>
              <w:rPr>
                <w:sz w:val="24"/>
                <w:szCs w:val="24"/>
              </w:rPr>
            </w:pPr>
            <w:r w:rsidDel="00000000" w:rsidR="00000000" w:rsidRPr="00000000">
              <w:rPr>
                <w:sz w:val="24"/>
                <w:szCs w:val="24"/>
                <w:rtl w:val="0"/>
              </w:rPr>
              <w:t xml:space="preserve">2 - O Usuário informa os dados necessários para o cadastramento.</w:t>
            </w:r>
          </w:p>
          <w:p w:rsidR="00000000" w:rsidDel="00000000" w:rsidP="00000000" w:rsidRDefault="00000000" w:rsidRPr="00000000" w14:paraId="0000091E">
            <w:pPr>
              <w:widowControl w:val="0"/>
              <w:rPr>
                <w:sz w:val="24"/>
                <w:szCs w:val="24"/>
              </w:rPr>
            </w:pPr>
            <w:r w:rsidDel="00000000" w:rsidR="00000000" w:rsidRPr="00000000">
              <w:rPr>
                <w:sz w:val="24"/>
                <w:szCs w:val="24"/>
                <w:rtl w:val="0"/>
              </w:rPr>
              <w:t xml:space="preserve">3 - O Usuário clica em Salvar.</w:t>
            </w:r>
          </w:p>
          <w:p w:rsidR="00000000" w:rsidDel="00000000" w:rsidP="00000000" w:rsidRDefault="00000000" w:rsidRPr="00000000" w14:paraId="0000091F">
            <w:pPr>
              <w:widowControl w:val="0"/>
              <w:rPr>
                <w:sz w:val="24"/>
                <w:szCs w:val="24"/>
              </w:rPr>
            </w:pPr>
            <w:r w:rsidDel="00000000" w:rsidR="00000000" w:rsidRPr="00000000">
              <w:rPr>
                <w:sz w:val="24"/>
                <w:szCs w:val="24"/>
                <w:rtl w:val="0"/>
              </w:rPr>
              <w:t xml:space="preserve">4 - O Sistema emite uma mensagem “Motorista cadastrado com sucesso”.</w:t>
            </w:r>
          </w:p>
          <w:p w:rsidR="00000000" w:rsidDel="00000000" w:rsidP="00000000" w:rsidRDefault="00000000" w:rsidRPr="00000000" w14:paraId="00000920">
            <w:pPr>
              <w:widowControl w:val="0"/>
              <w:rPr>
                <w:sz w:val="24"/>
                <w:szCs w:val="24"/>
              </w:rPr>
            </w:pPr>
            <w:r w:rsidDel="00000000" w:rsidR="00000000" w:rsidRPr="00000000">
              <w:rPr>
                <w:sz w:val="24"/>
                <w:szCs w:val="24"/>
                <w:rtl w:val="0"/>
              </w:rPr>
              <w:t xml:space="preserve">5 - O Sistema cadastra o Motorista.</w:t>
            </w:r>
          </w:p>
          <w:p w:rsidR="00000000" w:rsidDel="00000000" w:rsidP="00000000" w:rsidRDefault="00000000" w:rsidRPr="00000000" w14:paraId="00000921">
            <w:pPr>
              <w:widowControl w:val="0"/>
              <w:rPr>
                <w:sz w:val="24"/>
                <w:szCs w:val="24"/>
              </w:rPr>
            </w:pPr>
            <w:r w:rsidDel="00000000" w:rsidR="00000000" w:rsidRPr="00000000">
              <w:rPr>
                <w:sz w:val="24"/>
                <w:szCs w:val="24"/>
                <w:rtl w:val="0"/>
              </w:rPr>
              <w:t xml:space="preserve">6 – O Usuário pode selecionar um Motorista na lista, para fazer Alterações no cadastro do Motorista.</w:t>
            </w:r>
          </w:p>
          <w:p w:rsidR="00000000" w:rsidDel="00000000" w:rsidP="00000000" w:rsidRDefault="00000000" w:rsidRPr="00000000" w14:paraId="00000922">
            <w:pPr>
              <w:widowControl w:val="0"/>
              <w:rPr>
                <w:sz w:val="24"/>
                <w:szCs w:val="24"/>
              </w:rPr>
            </w:pPr>
            <w:r w:rsidDel="00000000" w:rsidR="00000000" w:rsidRPr="00000000">
              <w:rPr>
                <w:sz w:val="24"/>
                <w:szCs w:val="24"/>
                <w:rtl w:val="0"/>
              </w:rPr>
              <w:t xml:space="preserve">7 – O Usuário pode selecionar um Motorista na lista, para Excluir o cadastro do Motorista.</w:t>
            </w:r>
          </w:p>
          <w:p w:rsidR="00000000" w:rsidDel="00000000" w:rsidP="00000000" w:rsidRDefault="00000000" w:rsidRPr="00000000" w14:paraId="00000923">
            <w:pPr>
              <w:widowControl w:val="0"/>
              <w:jc w:val="both"/>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24">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925">
            <w:pPr>
              <w:widowControl w:val="0"/>
              <w:rPr>
                <w:sz w:val="24"/>
                <w:szCs w:val="24"/>
              </w:rPr>
            </w:pPr>
            <w:r w:rsidDel="00000000" w:rsidR="00000000" w:rsidRPr="00000000">
              <w:rPr>
                <w:sz w:val="24"/>
                <w:szCs w:val="24"/>
                <w:rtl w:val="0"/>
              </w:rPr>
              <w:t xml:space="preserve">1 - Usuário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926">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927">
            <w:pPr>
              <w:widowControl w:val="0"/>
              <w:rPr>
                <w:sz w:val="24"/>
                <w:szCs w:val="24"/>
              </w:rPr>
            </w:pPr>
            <w:r w:rsidDel="00000000" w:rsidR="00000000" w:rsidRPr="00000000">
              <w:rPr>
                <w:sz w:val="24"/>
                <w:szCs w:val="24"/>
                <w:rtl w:val="0"/>
              </w:rPr>
              <w:t xml:space="preserve">1 - O Sistema verifica se os campos foram preenchidos corretamente e se o Motorista já existe.</w:t>
            </w:r>
          </w:p>
          <w:p w:rsidR="00000000" w:rsidDel="00000000" w:rsidP="00000000" w:rsidRDefault="00000000" w:rsidRPr="00000000" w14:paraId="00000928">
            <w:pPr>
              <w:widowControl w:val="0"/>
              <w:rPr>
                <w:sz w:val="24"/>
                <w:szCs w:val="24"/>
              </w:rPr>
            </w:pPr>
            <w:r w:rsidDel="00000000" w:rsidR="00000000" w:rsidRPr="00000000">
              <w:rPr>
                <w:sz w:val="24"/>
                <w:szCs w:val="24"/>
                <w:rtl w:val="0"/>
              </w:rPr>
              <w:t xml:space="preserve">2 - Caso o Motorista esteja cadastrado, o Sistema emite uma mensagem “Motorista já existente no Sistema”.</w:t>
            </w:r>
          </w:p>
          <w:p w:rsidR="00000000" w:rsidDel="00000000" w:rsidP="00000000" w:rsidRDefault="00000000" w:rsidRPr="00000000" w14:paraId="00000929">
            <w:pPr>
              <w:widowControl w:val="0"/>
              <w:rPr>
                <w:sz w:val="24"/>
                <w:szCs w:val="24"/>
              </w:rPr>
            </w:pPr>
            <w:r w:rsidDel="00000000" w:rsidR="00000000" w:rsidRPr="00000000">
              <w:rPr>
                <w:sz w:val="24"/>
                <w:szCs w:val="24"/>
                <w:rtl w:val="0"/>
              </w:rPr>
              <w:t xml:space="preserve">3 - O Sistema volta para a tela de Cadastrar Motorista.</w:t>
            </w:r>
          </w:p>
        </w:tc>
      </w:tr>
      <w:tr>
        <w:tc>
          <w:tcPr>
            <w:shd w:fill="auto" w:val="clear"/>
            <w:tcMar>
              <w:top w:w="100.0" w:type="dxa"/>
              <w:left w:w="100.0" w:type="dxa"/>
              <w:bottom w:w="100.0" w:type="dxa"/>
              <w:right w:w="100.0" w:type="dxa"/>
            </w:tcMar>
          </w:tcPr>
          <w:p w:rsidR="00000000" w:rsidDel="00000000" w:rsidP="00000000" w:rsidRDefault="00000000" w:rsidRPr="00000000" w14:paraId="0000092A">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92B">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2C">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92D">
            <w:pPr>
              <w:widowControl w:val="0"/>
              <w:rPr>
                <w:sz w:val="24"/>
                <w:szCs w:val="24"/>
              </w:rPr>
            </w:pPr>
            <w:r w:rsidDel="00000000" w:rsidR="00000000" w:rsidRPr="00000000">
              <w:rPr>
                <w:rtl w:val="0"/>
              </w:rPr>
            </w:r>
          </w:p>
        </w:tc>
      </w:tr>
    </w:tbl>
    <w:p w:rsidR="00000000" w:rsidDel="00000000" w:rsidP="00000000" w:rsidRDefault="00000000" w:rsidRPr="00000000" w14:paraId="0000092E">
      <w:pPr>
        <w:rPr>
          <w:sz w:val="24"/>
          <w:szCs w:val="24"/>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r>
    </w:p>
    <w:tbl>
      <w:tblPr>
        <w:tblStyle w:val="Table39"/>
        <w:tblW w:w="963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380"/>
        <w:tblGridChange w:id="0">
          <w:tblGrid>
            <w:gridCol w:w="2250"/>
            <w:gridCol w:w="73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930">
            <w:pPr>
              <w:widowControl w:val="0"/>
              <w:rPr>
                <w:b w:val="1"/>
                <w:sz w:val="24"/>
                <w:szCs w:val="24"/>
              </w:rPr>
            </w:pPr>
            <w:r w:rsidDel="00000000" w:rsidR="00000000" w:rsidRPr="00000000">
              <w:rPr>
                <w:b w:val="1"/>
                <w:sz w:val="24"/>
                <w:szCs w:val="24"/>
                <w:rtl w:val="0"/>
              </w:rPr>
              <w:t xml:space="preserve">Identificador:</w:t>
            </w:r>
          </w:p>
        </w:tc>
        <w:tc>
          <w:tcPr>
            <w:shd w:fill="auto" w:val="clear"/>
            <w:tcMar>
              <w:top w:w="100.0" w:type="dxa"/>
              <w:left w:w="100.0" w:type="dxa"/>
              <w:bottom w:w="100.0" w:type="dxa"/>
              <w:right w:w="100.0" w:type="dxa"/>
            </w:tcMar>
          </w:tcPr>
          <w:p w:rsidR="00000000" w:rsidDel="00000000" w:rsidP="00000000" w:rsidRDefault="00000000" w:rsidRPr="00000000" w14:paraId="00000931">
            <w:pPr>
              <w:widowControl w:val="0"/>
              <w:rPr>
                <w:sz w:val="24"/>
                <w:szCs w:val="24"/>
              </w:rPr>
            </w:pPr>
            <w:r w:rsidDel="00000000" w:rsidR="00000000" w:rsidRPr="00000000">
              <w:rPr>
                <w:sz w:val="24"/>
                <w:szCs w:val="24"/>
                <w:rtl w:val="0"/>
              </w:rPr>
              <w:t xml:space="preserve">CSU 009</w:t>
            </w:r>
          </w:p>
        </w:tc>
      </w:tr>
      <w:tr>
        <w:tc>
          <w:tcPr>
            <w:shd w:fill="auto" w:val="clear"/>
            <w:tcMar>
              <w:top w:w="100.0" w:type="dxa"/>
              <w:left w:w="100.0" w:type="dxa"/>
              <w:bottom w:w="100.0" w:type="dxa"/>
              <w:right w:w="100.0" w:type="dxa"/>
            </w:tcMar>
          </w:tcPr>
          <w:p w:rsidR="00000000" w:rsidDel="00000000" w:rsidP="00000000" w:rsidRDefault="00000000" w:rsidRPr="00000000" w14:paraId="00000932">
            <w:pPr>
              <w:widowControl w:val="0"/>
              <w:rPr>
                <w:b w:val="1"/>
                <w:sz w:val="24"/>
                <w:szCs w:val="24"/>
              </w:rPr>
            </w:pPr>
            <w:r w:rsidDel="00000000" w:rsidR="00000000" w:rsidRPr="00000000">
              <w:rPr>
                <w:b w:val="1"/>
                <w:sz w:val="24"/>
                <w:szCs w:val="24"/>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933">
            <w:pPr>
              <w:rPr>
                <w:sz w:val="24"/>
                <w:szCs w:val="24"/>
              </w:rPr>
            </w:pPr>
            <w:r w:rsidDel="00000000" w:rsidR="00000000" w:rsidRPr="00000000">
              <w:rPr>
                <w:b w:val="1"/>
                <w:sz w:val="24"/>
                <w:szCs w:val="24"/>
                <w:rtl w:val="0"/>
              </w:rPr>
              <w:t xml:space="preserve">Gerenciar Reserva</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34">
            <w:pPr>
              <w:widowControl w:val="0"/>
              <w:rPr>
                <w:b w:val="1"/>
                <w:sz w:val="24"/>
                <w:szCs w:val="24"/>
              </w:rPr>
            </w:pPr>
            <w:r w:rsidDel="00000000" w:rsidR="00000000" w:rsidRPr="00000000">
              <w:rPr>
                <w:b w:val="1"/>
                <w:sz w:val="24"/>
                <w:szCs w:val="24"/>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935">
            <w:pPr>
              <w:rPr>
                <w:sz w:val="24"/>
                <w:szCs w:val="24"/>
              </w:rPr>
            </w:pPr>
            <w:r w:rsidDel="00000000" w:rsidR="00000000" w:rsidRPr="00000000">
              <w:rPr>
                <w:sz w:val="24"/>
                <w:szCs w:val="24"/>
                <w:rtl w:val="0"/>
              </w:rPr>
              <w:t xml:space="preserve">Extra</w:t>
            </w:r>
          </w:p>
        </w:tc>
      </w:tr>
      <w:tr>
        <w:tc>
          <w:tcPr>
            <w:shd w:fill="auto" w:val="clear"/>
            <w:tcMar>
              <w:top w:w="100.0" w:type="dxa"/>
              <w:left w:w="100.0" w:type="dxa"/>
              <w:bottom w:w="100.0" w:type="dxa"/>
              <w:right w:w="100.0" w:type="dxa"/>
            </w:tcMar>
          </w:tcPr>
          <w:p w:rsidR="00000000" w:rsidDel="00000000" w:rsidP="00000000" w:rsidRDefault="00000000" w:rsidRPr="00000000" w14:paraId="00000936">
            <w:pPr>
              <w:widowControl w:val="0"/>
              <w:rPr>
                <w:b w:val="1"/>
                <w:sz w:val="24"/>
                <w:szCs w:val="24"/>
              </w:rPr>
            </w:pPr>
            <w:r w:rsidDel="00000000" w:rsidR="00000000" w:rsidRPr="00000000">
              <w:rPr>
                <w:b w:val="1"/>
                <w:sz w:val="24"/>
                <w:szCs w:val="24"/>
                <w:rtl w:val="0"/>
              </w:rPr>
              <w:t xml:space="preserve">Responsável:</w:t>
            </w:r>
          </w:p>
        </w:tc>
        <w:tc>
          <w:tcPr>
            <w:shd w:fill="auto" w:val="clear"/>
            <w:tcMar>
              <w:top w:w="100.0" w:type="dxa"/>
              <w:left w:w="100.0" w:type="dxa"/>
              <w:bottom w:w="100.0" w:type="dxa"/>
              <w:right w:w="100.0" w:type="dxa"/>
            </w:tcMar>
          </w:tcPr>
          <w:p w:rsidR="00000000" w:rsidDel="00000000" w:rsidP="00000000" w:rsidRDefault="00000000" w:rsidRPr="00000000" w14:paraId="00000937">
            <w:pPr>
              <w:rPr>
                <w:sz w:val="24"/>
                <w:szCs w:val="24"/>
              </w:rPr>
            </w:pPr>
            <w:r w:rsidDel="00000000" w:rsidR="00000000" w:rsidRPr="00000000">
              <w:rPr>
                <w:sz w:val="24"/>
                <w:szCs w:val="24"/>
                <w:rtl w:val="0"/>
              </w:rPr>
              <w:t xml:space="preserve">Anthonny Max</w:t>
            </w:r>
          </w:p>
        </w:tc>
      </w:tr>
      <w:tr>
        <w:tc>
          <w:tcPr>
            <w:shd w:fill="auto" w:val="clear"/>
            <w:tcMar>
              <w:top w:w="100.0" w:type="dxa"/>
              <w:left w:w="100.0" w:type="dxa"/>
              <w:bottom w:w="100.0" w:type="dxa"/>
              <w:right w:w="100.0" w:type="dxa"/>
            </w:tcMar>
          </w:tcPr>
          <w:p w:rsidR="00000000" w:rsidDel="00000000" w:rsidP="00000000" w:rsidRDefault="00000000" w:rsidRPr="00000000" w14:paraId="00000938">
            <w:pPr>
              <w:widowControl w:val="0"/>
              <w:rPr>
                <w:b w:val="1"/>
                <w:sz w:val="24"/>
                <w:szCs w:val="24"/>
              </w:rPr>
            </w:pPr>
            <w:r w:rsidDel="00000000" w:rsidR="00000000" w:rsidRPr="00000000">
              <w:rPr>
                <w:b w:val="1"/>
                <w:sz w:val="24"/>
                <w:szCs w:val="24"/>
                <w:rtl w:val="0"/>
              </w:rPr>
              <w:t xml:space="preserve">Descrição:</w:t>
            </w:r>
          </w:p>
        </w:tc>
        <w:tc>
          <w:tcPr>
            <w:shd w:fill="auto" w:val="clear"/>
            <w:tcMar>
              <w:top w:w="100.0" w:type="dxa"/>
              <w:left w:w="100.0" w:type="dxa"/>
              <w:bottom w:w="100.0" w:type="dxa"/>
              <w:right w:w="100.0" w:type="dxa"/>
            </w:tcMar>
          </w:tcPr>
          <w:p w:rsidR="00000000" w:rsidDel="00000000" w:rsidP="00000000" w:rsidRDefault="00000000" w:rsidRPr="00000000" w14:paraId="00000939">
            <w:pPr>
              <w:rPr>
                <w:sz w:val="24"/>
                <w:szCs w:val="24"/>
              </w:rPr>
            </w:pPr>
            <w:r w:rsidDel="00000000" w:rsidR="00000000" w:rsidRPr="00000000">
              <w:rPr>
                <w:sz w:val="24"/>
                <w:szCs w:val="24"/>
                <w:rtl w:val="0"/>
              </w:rPr>
              <w:t xml:space="preserve">Realizar reserva ao sistema</w:t>
            </w:r>
          </w:p>
        </w:tc>
      </w:tr>
      <w:tr>
        <w:tc>
          <w:tcPr>
            <w:shd w:fill="auto" w:val="clear"/>
            <w:tcMar>
              <w:top w:w="100.0" w:type="dxa"/>
              <w:left w:w="100.0" w:type="dxa"/>
              <w:bottom w:w="100.0" w:type="dxa"/>
              <w:right w:w="100.0" w:type="dxa"/>
            </w:tcMar>
          </w:tcPr>
          <w:p w:rsidR="00000000" w:rsidDel="00000000" w:rsidP="00000000" w:rsidRDefault="00000000" w:rsidRPr="00000000" w14:paraId="0000093A">
            <w:pPr>
              <w:widowControl w:val="0"/>
              <w:rPr>
                <w:b w:val="1"/>
                <w:sz w:val="24"/>
                <w:szCs w:val="24"/>
              </w:rPr>
            </w:pPr>
            <w:r w:rsidDel="00000000" w:rsidR="00000000" w:rsidRPr="00000000">
              <w:rPr>
                <w:b w:val="1"/>
                <w:sz w:val="24"/>
                <w:szCs w:val="24"/>
                <w:rtl w:val="0"/>
              </w:rPr>
              <w:t xml:space="preserve">Atores:</w:t>
            </w:r>
          </w:p>
        </w:tc>
        <w:tc>
          <w:tcPr>
            <w:shd w:fill="auto" w:val="clear"/>
            <w:tcMar>
              <w:top w:w="100.0" w:type="dxa"/>
              <w:left w:w="100.0" w:type="dxa"/>
              <w:bottom w:w="100.0" w:type="dxa"/>
              <w:right w:w="100.0" w:type="dxa"/>
            </w:tcMar>
          </w:tcPr>
          <w:p w:rsidR="00000000" w:rsidDel="00000000" w:rsidP="00000000" w:rsidRDefault="00000000" w:rsidRPr="00000000" w14:paraId="0000093B">
            <w:pPr>
              <w:widowControl w:val="0"/>
              <w:pBdr>
                <w:top w:space="0" w:sz="0" w:val="nil"/>
                <w:left w:space="0" w:sz="0" w:val="nil"/>
                <w:bottom w:space="0" w:sz="0" w:val="nil"/>
                <w:right w:space="0" w:sz="0" w:val="nil"/>
                <w:between w:space="0" w:sz="0" w:val="nil"/>
              </w:pBdr>
              <w:rPr>
                <w:sz w:val="24"/>
                <w:szCs w:val="24"/>
              </w:rPr>
            </w:pPr>
            <w:r w:rsidDel="00000000" w:rsidR="00000000" w:rsidRPr="00000000">
              <w:rPr>
                <w:sz w:val="24"/>
                <w:szCs w:val="24"/>
                <w:rtl w:val="0"/>
              </w:rPr>
              <w:t xml:space="preserve">Locadora</w:t>
            </w:r>
          </w:p>
        </w:tc>
      </w:tr>
      <w:tr>
        <w:tc>
          <w:tcPr>
            <w:shd w:fill="auto" w:val="clear"/>
            <w:tcMar>
              <w:top w:w="100.0" w:type="dxa"/>
              <w:left w:w="100.0" w:type="dxa"/>
              <w:bottom w:w="100.0" w:type="dxa"/>
              <w:right w:w="100.0" w:type="dxa"/>
            </w:tcMar>
          </w:tcPr>
          <w:p w:rsidR="00000000" w:rsidDel="00000000" w:rsidP="00000000" w:rsidRDefault="00000000" w:rsidRPr="00000000" w14:paraId="0000093C">
            <w:pPr>
              <w:widowControl w:val="0"/>
              <w:rPr>
                <w:b w:val="1"/>
                <w:sz w:val="24"/>
                <w:szCs w:val="24"/>
              </w:rPr>
            </w:pPr>
            <w:r w:rsidDel="00000000" w:rsidR="00000000" w:rsidRPr="00000000">
              <w:rPr>
                <w:b w:val="1"/>
                <w:sz w:val="24"/>
                <w:szCs w:val="24"/>
                <w:rtl w:val="0"/>
              </w:rPr>
              <w:t xml:space="preserve">Pré-condições:</w:t>
            </w:r>
          </w:p>
        </w:tc>
        <w:tc>
          <w:tcPr>
            <w:shd w:fill="auto" w:val="clear"/>
            <w:tcMar>
              <w:top w:w="100.0" w:type="dxa"/>
              <w:left w:w="100.0" w:type="dxa"/>
              <w:bottom w:w="100.0" w:type="dxa"/>
              <w:right w:w="100.0" w:type="dxa"/>
            </w:tcMar>
          </w:tcPr>
          <w:p w:rsidR="00000000" w:rsidDel="00000000" w:rsidP="00000000" w:rsidRDefault="00000000" w:rsidRPr="00000000" w14:paraId="0000093D">
            <w:pPr>
              <w:widowControl w:val="0"/>
              <w:rPr>
                <w:sz w:val="24"/>
                <w:szCs w:val="24"/>
              </w:rPr>
            </w:pPr>
            <w:r w:rsidDel="00000000" w:rsidR="00000000" w:rsidRPr="00000000">
              <w:rPr>
                <w:sz w:val="24"/>
                <w:szCs w:val="24"/>
                <w:rtl w:val="0"/>
              </w:rPr>
              <w:t xml:space="preserve">Entrar em Menu Reservas</w:t>
            </w:r>
          </w:p>
        </w:tc>
      </w:tr>
      <w:tr>
        <w:tc>
          <w:tcPr>
            <w:shd w:fill="auto" w:val="clear"/>
            <w:tcMar>
              <w:top w:w="100.0" w:type="dxa"/>
              <w:left w:w="100.0" w:type="dxa"/>
              <w:bottom w:w="100.0" w:type="dxa"/>
              <w:right w:w="100.0" w:type="dxa"/>
            </w:tcMar>
          </w:tcPr>
          <w:p w:rsidR="00000000" w:rsidDel="00000000" w:rsidP="00000000" w:rsidRDefault="00000000" w:rsidRPr="00000000" w14:paraId="0000093E">
            <w:pPr>
              <w:widowControl w:val="0"/>
              <w:rPr>
                <w:b w:val="1"/>
                <w:sz w:val="24"/>
                <w:szCs w:val="24"/>
              </w:rPr>
            </w:pPr>
            <w:r w:rsidDel="00000000" w:rsidR="00000000" w:rsidRPr="00000000">
              <w:rPr>
                <w:b w:val="1"/>
                <w:sz w:val="24"/>
                <w:szCs w:val="24"/>
                <w:rtl w:val="0"/>
              </w:rPr>
              <w:t xml:space="preserve">Pós-condições:</w:t>
            </w:r>
          </w:p>
        </w:tc>
        <w:tc>
          <w:tcPr>
            <w:shd w:fill="auto" w:val="clear"/>
            <w:tcMar>
              <w:top w:w="100.0" w:type="dxa"/>
              <w:left w:w="100.0" w:type="dxa"/>
              <w:bottom w:w="100.0" w:type="dxa"/>
              <w:right w:w="100.0" w:type="dxa"/>
            </w:tcMar>
          </w:tcPr>
          <w:p w:rsidR="00000000" w:rsidDel="00000000" w:rsidP="00000000" w:rsidRDefault="00000000" w:rsidRPr="00000000" w14:paraId="0000093F">
            <w:pPr>
              <w:widowControl w:val="0"/>
              <w:rPr>
                <w:sz w:val="24"/>
                <w:szCs w:val="24"/>
              </w:rPr>
            </w:pPr>
            <w:r w:rsidDel="00000000" w:rsidR="00000000" w:rsidRPr="00000000">
              <w:rPr>
                <w:sz w:val="24"/>
                <w:szCs w:val="24"/>
                <w:rtl w:val="0"/>
              </w:rPr>
              <w:t xml:space="preserve">1 - Computador com defeito.</w:t>
            </w:r>
          </w:p>
        </w:tc>
      </w:tr>
      <w:tr>
        <w:tc>
          <w:tcPr>
            <w:shd w:fill="auto" w:val="clear"/>
            <w:tcMar>
              <w:top w:w="100.0" w:type="dxa"/>
              <w:left w:w="100.0" w:type="dxa"/>
              <w:bottom w:w="100.0" w:type="dxa"/>
              <w:right w:w="100.0" w:type="dxa"/>
            </w:tcMar>
          </w:tcPr>
          <w:p w:rsidR="00000000" w:rsidDel="00000000" w:rsidP="00000000" w:rsidRDefault="00000000" w:rsidRPr="00000000" w14:paraId="00000940">
            <w:pPr>
              <w:widowControl w:val="0"/>
              <w:rPr>
                <w:b w:val="1"/>
                <w:sz w:val="24"/>
                <w:szCs w:val="24"/>
              </w:rPr>
            </w:pPr>
            <w:r w:rsidDel="00000000" w:rsidR="00000000" w:rsidRPr="00000000">
              <w:rPr>
                <w:b w:val="1"/>
                <w:sz w:val="24"/>
                <w:szCs w:val="24"/>
                <w:rtl w:val="0"/>
              </w:rPr>
              <w:t xml:space="preserve">Cenário Principal</w:t>
            </w:r>
          </w:p>
        </w:tc>
        <w:tc>
          <w:tcPr>
            <w:shd w:fill="auto" w:val="clear"/>
            <w:tcMar>
              <w:top w:w="100.0" w:type="dxa"/>
              <w:left w:w="100.0" w:type="dxa"/>
              <w:bottom w:w="100.0" w:type="dxa"/>
              <w:right w:w="100.0" w:type="dxa"/>
            </w:tcMar>
          </w:tcPr>
          <w:p w:rsidR="00000000" w:rsidDel="00000000" w:rsidP="00000000" w:rsidRDefault="00000000" w:rsidRPr="00000000" w14:paraId="00000941">
            <w:pPr>
              <w:widowControl w:val="0"/>
              <w:rPr>
                <w:sz w:val="24"/>
                <w:szCs w:val="24"/>
              </w:rPr>
            </w:pPr>
            <w:r w:rsidDel="00000000" w:rsidR="00000000" w:rsidRPr="00000000">
              <w:rPr>
                <w:sz w:val="24"/>
                <w:szCs w:val="24"/>
                <w:rtl w:val="0"/>
              </w:rPr>
              <w:t xml:space="preserve">1 - O Sistema solicita os dados necessários para o cadastro da Reserva.</w:t>
            </w:r>
          </w:p>
          <w:p w:rsidR="00000000" w:rsidDel="00000000" w:rsidP="00000000" w:rsidRDefault="00000000" w:rsidRPr="00000000" w14:paraId="00000942">
            <w:pPr>
              <w:widowControl w:val="0"/>
              <w:rPr>
                <w:sz w:val="24"/>
                <w:szCs w:val="24"/>
              </w:rPr>
            </w:pPr>
            <w:r w:rsidDel="00000000" w:rsidR="00000000" w:rsidRPr="00000000">
              <w:rPr>
                <w:sz w:val="24"/>
                <w:szCs w:val="24"/>
                <w:rtl w:val="0"/>
              </w:rPr>
              <w:t xml:space="preserve">2 - O Usuário informa os dados necessários para o cadastramento.</w:t>
            </w:r>
          </w:p>
          <w:p w:rsidR="00000000" w:rsidDel="00000000" w:rsidP="00000000" w:rsidRDefault="00000000" w:rsidRPr="00000000" w14:paraId="00000943">
            <w:pPr>
              <w:widowControl w:val="0"/>
              <w:rPr>
                <w:sz w:val="24"/>
                <w:szCs w:val="24"/>
              </w:rPr>
            </w:pPr>
            <w:r w:rsidDel="00000000" w:rsidR="00000000" w:rsidRPr="00000000">
              <w:rPr>
                <w:sz w:val="24"/>
                <w:szCs w:val="24"/>
                <w:rtl w:val="0"/>
              </w:rPr>
              <w:t xml:space="preserve">3 - O Usuário clica em Salvar.</w:t>
            </w:r>
          </w:p>
          <w:p w:rsidR="00000000" w:rsidDel="00000000" w:rsidP="00000000" w:rsidRDefault="00000000" w:rsidRPr="00000000" w14:paraId="00000944">
            <w:pPr>
              <w:widowControl w:val="0"/>
              <w:rPr>
                <w:sz w:val="24"/>
                <w:szCs w:val="24"/>
              </w:rPr>
            </w:pPr>
            <w:r w:rsidDel="00000000" w:rsidR="00000000" w:rsidRPr="00000000">
              <w:rPr>
                <w:sz w:val="24"/>
                <w:szCs w:val="24"/>
                <w:rtl w:val="0"/>
              </w:rPr>
              <w:t xml:space="preserve">4 - O Sistema emite uma mensagem “Reserva realizada com sucesso”.</w:t>
            </w:r>
          </w:p>
          <w:p w:rsidR="00000000" w:rsidDel="00000000" w:rsidP="00000000" w:rsidRDefault="00000000" w:rsidRPr="00000000" w14:paraId="00000945">
            <w:pPr>
              <w:widowControl w:val="0"/>
              <w:rPr>
                <w:sz w:val="24"/>
                <w:szCs w:val="24"/>
              </w:rPr>
            </w:pPr>
            <w:r w:rsidDel="00000000" w:rsidR="00000000" w:rsidRPr="00000000">
              <w:rPr>
                <w:sz w:val="24"/>
                <w:szCs w:val="24"/>
                <w:rtl w:val="0"/>
              </w:rPr>
              <w:t xml:space="preserve">5 - O Sistema cadastra o Reserva.</w:t>
            </w:r>
          </w:p>
          <w:p w:rsidR="00000000" w:rsidDel="00000000" w:rsidP="00000000" w:rsidRDefault="00000000" w:rsidRPr="00000000" w14:paraId="00000946">
            <w:pPr>
              <w:widowControl w:val="0"/>
              <w:rPr>
                <w:sz w:val="24"/>
                <w:szCs w:val="24"/>
              </w:rPr>
            </w:pPr>
            <w:r w:rsidDel="00000000" w:rsidR="00000000" w:rsidRPr="00000000">
              <w:rPr>
                <w:sz w:val="24"/>
                <w:szCs w:val="24"/>
                <w:rtl w:val="0"/>
              </w:rPr>
              <w:t xml:space="preserve">6 – O Usuário pode selecionar um Reserva na lista, para fazer Alterações no cadastro do Reserva.</w:t>
            </w:r>
          </w:p>
          <w:p w:rsidR="00000000" w:rsidDel="00000000" w:rsidP="00000000" w:rsidRDefault="00000000" w:rsidRPr="00000000" w14:paraId="00000947">
            <w:pPr>
              <w:widowControl w:val="0"/>
              <w:rPr>
                <w:sz w:val="24"/>
                <w:szCs w:val="24"/>
              </w:rPr>
            </w:pPr>
            <w:r w:rsidDel="00000000" w:rsidR="00000000" w:rsidRPr="00000000">
              <w:rPr>
                <w:sz w:val="24"/>
                <w:szCs w:val="24"/>
                <w:rtl w:val="0"/>
              </w:rPr>
              <w:t xml:space="preserve">7 – O Usuário pode selecionar um Reserva na lista, para Excluir o cadastro do Reserva.</w:t>
            </w:r>
          </w:p>
          <w:p w:rsidR="00000000" w:rsidDel="00000000" w:rsidP="00000000" w:rsidRDefault="00000000" w:rsidRPr="00000000" w14:paraId="00000948">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49">
            <w:pPr>
              <w:widowControl w:val="0"/>
              <w:rPr>
                <w:b w:val="1"/>
                <w:sz w:val="24"/>
                <w:szCs w:val="24"/>
              </w:rPr>
            </w:pPr>
            <w:r w:rsidDel="00000000" w:rsidR="00000000" w:rsidRPr="00000000">
              <w:rPr>
                <w:b w:val="1"/>
                <w:sz w:val="24"/>
                <w:szCs w:val="24"/>
                <w:rtl w:val="0"/>
              </w:rPr>
              <w:t xml:space="preserve">Cenários Alternativos:</w:t>
            </w:r>
          </w:p>
        </w:tc>
        <w:tc>
          <w:tcPr>
            <w:shd w:fill="auto" w:val="clear"/>
            <w:tcMar>
              <w:top w:w="100.0" w:type="dxa"/>
              <w:left w:w="100.0" w:type="dxa"/>
              <w:bottom w:w="100.0" w:type="dxa"/>
              <w:right w:w="100.0" w:type="dxa"/>
            </w:tcMar>
          </w:tcPr>
          <w:p w:rsidR="00000000" w:rsidDel="00000000" w:rsidP="00000000" w:rsidRDefault="00000000" w:rsidRPr="00000000" w14:paraId="0000094A">
            <w:pPr>
              <w:widowControl w:val="0"/>
              <w:rPr>
                <w:sz w:val="24"/>
                <w:szCs w:val="24"/>
              </w:rPr>
            </w:pPr>
            <w:r w:rsidDel="00000000" w:rsidR="00000000" w:rsidRPr="00000000">
              <w:rPr>
                <w:sz w:val="24"/>
                <w:szCs w:val="24"/>
                <w:rtl w:val="0"/>
              </w:rPr>
              <w:t xml:space="preserve">1 - Assistente poderá cancelar o acesso durante o processo.</w:t>
            </w:r>
          </w:p>
        </w:tc>
      </w:tr>
      <w:tr>
        <w:tc>
          <w:tcPr>
            <w:shd w:fill="auto" w:val="clear"/>
            <w:tcMar>
              <w:top w:w="100.0" w:type="dxa"/>
              <w:left w:w="100.0" w:type="dxa"/>
              <w:bottom w:w="100.0" w:type="dxa"/>
              <w:right w:w="100.0" w:type="dxa"/>
            </w:tcMar>
          </w:tcPr>
          <w:p w:rsidR="00000000" w:rsidDel="00000000" w:rsidP="00000000" w:rsidRDefault="00000000" w:rsidRPr="00000000" w14:paraId="0000094B">
            <w:pPr>
              <w:widowControl w:val="0"/>
              <w:rPr>
                <w:b w:val="1"/>
                <w:sz w:val="24"/>
                <w:szCs w:val="24"/>
              </w:rPr>
            </w:pPr>
            <w:r w:rsidDel="00000000" w:rsidR="00000000" w:rsidRPr="00000000">
              <w:rPr>
                <w:b w:val="1"/>
                <w:sz w:val="24"/>
                <w:szCs w:val="24"/>
                <w:rtl w:val="0"/>
              </w:rPr>
              <w:t xml:space="preserve">Cenários de Exceção:</w:t>
            </w:r>
          </w:p>
        </w:tc>
        <w:tc>
          <w:tcPr>
            <w:shd w:fill="auto" w:val="clear"/>
            <w:tcMar>
              <w:top w:w="100.0" w:type="dxa"/>
              <w:left w:w="100.0" w:type="dxa"/>
              <w:bottom w:w="100.0" w:type="dxa"/>
              <w:right w:w="100.0" w:type="dxa"/>
            </w:tcMar>
          </w:tcPr>
          <w:p w:rsidR="00000000" w:rsidDel="00000000" w:rsidP="00000000" w:rsidRDefault="00000000" w:rsidRPr="00000000" w14:paraId="0000094C">
            <w:pPr>
              <w:widowControl w:val="0"/>
              <w:rPr>
                <w:sz w:val="24"/>
                <w:szCs w:val="24"/>
              </w:rPr>
            </w:pPr>
            <w:r w:rsidDel="00000000" w:rsidR="00000000" w:rsidRPr="00000000">
              <w:rPr>
                <w:sz w:val="24"/>
                <w:szCs w:val="24"/>
                <w:rtl w:val="0"/>
              </w:rPr>
              <w:t xml:space="preserve">1 - O Sistema verifica se os campos foram preenchidos corretamente e se o Reserva já existe.</w:t>
            </w:r>
          </w:p>
          <w:p w:rsidR="00000000" w:rsidDel="00000000" w:rsidP="00000000" w:rsidRDefault="00000000" w:rsidRPr="00000000" w14:paraId="0000094D">
            <w:pPr>
              <w:widowControl w:val="0"/>
              <w:rPr>
                <w:sz w:val="24"/>
                <w:szCs w:val="24"/>
              </w:rPr>
            </w:pPr>
            <w:r w:rsidDel="00000000" w:rsidR="00000000" w:rsidRPr="00000000">
              <w:rPr>
                <w:sz w:val="24"/>
                <w:szCs w:val="24"/>
                <w:rtl w:val="0"/>
              </w:rPr>
              <w:t xml:space="preserve">2 - Caso o Reserva esteja cadastrado, o Sistema emite uma mensagem “Reserva já existente no sistema”.</w:t>
            </w:r>
          </w:p>
          <w:p w:rsidR="00000000" w:rsidDel="00000000" w:rsidP="00000000" w:rsidRDefault="00000000" w:rsidRPr="00000000" w14:paraId="0000094E">
            <w:pPr>
              <w:widowControl w:val="0"/>
              <w:rPr>
                <w:sz w:val="24"/>
                <w:szCs w:val="24"/>
              </w:rPr>
            </w:pPr>
            <w:r w:rsidDel="00000000" w:rsidR="00000000" w:rsidRPr="00000000">
              <w:rPr>
                <w:sz w:val="24"/>
                <w:szCs w:val="24"/>
                <w:rtl w:val="0"/>
              </w:rPr>
              <w:t xml:space="preserve">3 - O Sistema volta para a tela de Cadastrar Reserva.</w:t>
            </w:r>
          </w:p>
        </w:tc>
      </w:tr>
      <w:tr>
        <w:tc>
          <w:tcPr>
            <w:shd w:fill="auto" w:val="clear"/>
            <w:tcMar>
              <w:top w:w="100.0" w:type="dxa"/>
              <w:left w:w="100.0" w:type="dxa"/>
              <w:bottom w:w="100.0" w:type="dxa"/>
              <w:right w:w="100.0" w:type="dxa"/>
            </w:tcMar>
          </w:tcPr>
          <w:p w:rsidR="00000000" w:rsidDel="00000000" w:rsidP="00000000" w:rsidRDefault="00000000" w:rsidRPr="00000000" w14:paraId="0000094F">
            <w:pPr>
              <w:widowControl w:val="0"/>
              <w:rPr>
                <w:b w:val="1"/>
                <w:sz w:val="24"/>
                <w:szCs w:val="24"/>
              </w:rPr>
            </w:pPr>
            <w:r w:rsidDel="00000000" w:rsidR="00000000" w:rsidRPr="00000000">
              <w:rPr>
                <w:b w:val="1"/>
                <w:sz w:val="24"/>
                <w:szCs w:val="24"/>
                <w:rtl w:val="0"/>
              </w:rPr>
              <w:t xml:space="preserve">Requisitos Relacionados:</w:t>
            </w:r>
          </w:p>
        </w:tc>
        <w:tc>
          <w:tcPr>
            <w:shd w:fill="auto" w:val="clear"/>
            <w:tcMar>
              <w:top w:w="100.0" w:type="dxa"/>
              <w:left w:w="100.0" w:type="dxa"/>
              <w:bottom w:w="100.0" w:type="dxa"/>
              <w:right w:w="100.0" w:type="dxa"/>
            </w:tcMar>
          </w:tcPr>
          <w:p w:rsidR="00000000" w:rsidDel="00000000" w:rsidP="00000000" w:rsidRDefault="00000000" w:rsidRPr="00000000" w14:paraId="00000950">
            <w:pPr>
              <w:widowControl w:val="0"/>
              <w:rPr>
                <w:sz w:val="24"/>
                <w:szCs w:val="24"/>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951">
            <w:pPr>
              <w:widowControl w:val="0"/>
              <w:rPr>
                <w:b w:val="1"/>
                <w:sz w:val="24"/>
                <w:szCs w:val="24"/>
              </w:rPr>
            </w:pPr>
            <w:r w:rsidDel="00000000" w:rsidR="00000000" w:rsidRPr="00000000">
              <w:rPr>
                <w:b w:val="1"/>
                <w:sz w:val="24"/>
                <w:szCs w:val="24"/>
                <w:rtl w:val="0"/>
              </w:rPr>
              <w:t xml:space="preserve">Regras de Domínio:</w:t>
            </w:r>
          </w:p>
        </w:tc>
        <w:tc>
          <w:tcPr>
            <w:shd w:fill="auto" w:val="clear"/>
            <w:tcMar>
              <w:top w:w="100.0" w:type="dxa"/>
              <w:left w:w="100.0" w:type="dxa"/>
              <w:bottom w:w="100.0" w:type="dxa"/>
              <w:right w:w="100.0" w:type="dxa"/>
            </w:tcMar>
          </w:tcPr>
          <w:p w:rsidR="00000000" w:rsidDel="00000000" w:rsidP="00000000" w:rsidRDefault="00000000" w:rsidRPr="00000000" w14:paraId="00000952">
            <w:pPr>
              <w:widowControl w:val="0"/>
              <w:rPr>
                <w:sz w:val="24"/>
                <w:szCs w:val="24"/>
              </w:rPr>
            </w:pPr>
            <w:r w:rsidDel="00000000" w:rsidR="00000000" w:rsidRPr="00000000">
              <w:rPr>
                <w:rtl w:val="0"/>
              </w:rPr>
            </w:r>
          </w:p>
        </w:tc>
      </w:tr>
    </w:tbl>
    <w:p w:rsidR="00000000" w:rsidDel="00000000" w:rsidP="00000000" w:rsidRDefault="00000000" w:rsidRPr="00000000" w14:paraId="00000953">
      <w:pPr>
        <w:ind w:firstLine="709"/>
        <w:rPr>
          <w:i w:val="1"/>
          <w:color w:val="ff0000"/>
          <w:sz w:val="24"/>
          <w:szCs w:val="24"/>
        </w:rPr>
      </w:pPr>
      <w:r w:rsidDel="00000000" w:rsidR="00000000" w:rsidRPr="00000000">
        <w:rPr>
          <w:rtl w:val="0"/>
        </w:rPr>
      </w:r>
    </w:p>
    <w:p w:rsidR="00000000" w:rsidDel="00000000" w:rsidP="00000000" w:rsidRDefault="00000000" w:rsidRPr="00000000" w14:paraId="00000954">
      <w:pPr>
        <w:ind w:firstLine="709"/>
        <w:rPr>
          <w:i w:val="1"/>
          <w:color w:val="ff0000"/>
          <w:sz w:val="24"/>
          <w:szCs w:val="24"/>
        </w:rPr>
      </w:pPr>
      <w:r w:rsidDel="00000000" w:rsidR="00000000" w:rsidRPr="00000000">
        <w:rPr>
          <w:rtl w:val="0"/>
        </w:rPr>
      </w:r>
    </w:p>
    <w:p w:rsidR="00000000" w:rsidDel="00000000" w:rsidP="00000000" w:rsidRDefault="00000000" w:rsidRPr="00000000" w14:paraId="00000955">
      <w:pPr>
        <w:ind w:firstLine="709"/>
        <w:rPr>
          <w:i w:val="1"/>
          <w:color w:val="ff0000"/>
          <w:sz w:val="24"/>
          <w:szCs w:val="24"/>
        </w:rPr>
      </w:pPr>
      <w:r w:rsidDel="00000000" w:rsidR="00000000" w:rsidRPr="00000000">
        <w:rPr>
          <w:rtl w:val="0"/>
        </w:rPr>
      </w:r>
    </w:p>
    <w:p w:rsidR="00000000" w:rsidDel="00000000" w:rsidP="00000000" w:rsidRDefault="00000000" w:rsidRPr="00000000" w14:paraId="00000956">
      <w:pPr>
        <w:ind w:firstLine="709"/>
        <w:rPr>
          <w:i w:val="1"/>
          <w:color w:val="ff0000"/>
          <w:sz w:val="24"/>
          <w:szCs w:val="24"/>
        </w:rPr>
      </w:pPr>
      <w:r w:rsidDel="00000000" w:rsidR="00000000" w:rsidRPr="00000000">
        <w:rPr>
          <w:rtl w:val="0"/>
        </w:rPr>
      </w:r>
    </w:p>
    <w:p w:rsidR="00000000" w:rsidDel="00000000" w:rsidP="00000000" w:rsidRDefault="00000000" w:rsidRPr="00000000" w14:paraId="00000957">
      <w:pPr>
        <w:ind w:firstLine="709"/>
        <w:rPr>
          <w:i w:val="1"/>
          <w:color w:val="ff0000"/>
          <w:sz w:val="24"/>
          <w:szCs w:val="24"/>
        </w:rPr>
      </w:pPr>
      <w:r w:rsidDel="00000000" w:rsidR="00000000" w:rsidRPr="00000000">
        <w:rPr>
          <w:rtl w:val="0"/>
        </w:rPr>
      </w:r>
    </w:p>
    <w:p w:rsidR="00000000" w:rsidDel="00000000" w:rsidP="00000000" w:rsidRDefault="00000000" w:rsidRPr="00000000" w14:paraId="00000958">
      <w:pPr>
        <w:ind w:firstLine="709"/>
        <w:rPr>
          <w:i w:val="1"/>
          <w:color w:val="ff0000"/>
          <w:sz w:val="24"/>
          <w:szCs w:val="24"/>
        </w:rPr>
      </w:pPr>
      <w:r w:rsidDel="00000000" w:rsidR="00000000" w:rsidRPr="00000000">
        <w:rPr>
          <w:rtl w:val="0"/>
        </w:rPr>
      </w:r>
    </w:p>
    <w:p w:rsidR="00000000" w:rsidDel="00000000" w:rsidP="00000000" w:rsidRDefault="00000000" w:rsidRPr="00000000" w14:paraId="00000959">
      <w:pPr>
        <w:ind w:firstLine="709"/>
        <w:rPr>
          <w:i w:val="1"/>
          <w:color w:val="ff0000"/>
          <w:sz w:val="24"/>
          <w:szCs w:val="24"/>
        </w:rPr>
      </w:pPr>
      <w:r w:rsidDel="00000000" w:rsidR="00000000" w:rsidRPr="00000000">
        <w:rPr>
          <w:rtl w:val="0"/>
        </w:rPr>
      </w:r>
    </w:p>
    <w:p w:rsidR="00000000" w:rsidDel="00000000" w:rsidP="00000000" w:rsidRDefault="00000000" w:rsidRPr="00000000" w14:paraId="0000095A">
      <w:pPr>
        <w:rPr>
          <w:sz w:val="24"/>
          <w:szCs w:val="24"/>
        </w:rPr>
      </w:pPr>
      <w:r w:rsidDel="00000000" w:rsidR="00000000" w:rsidRPr="00000000">
        <w:rPr>
          <w:rtl w:val="0"/>
        </w:rPr>
      </w:r>
    </w:p>
    <w:p w:rsidR="00000000" w:rsidDel="00000000" w:rsidP="00000000" w:rsidRDefault="00000000" w:rsidRPr="00000000" w14:paraId="0000095B">
      <w:pPr>
        <w:rPr>
          <w:i w:val="1"/>
          <w:color w:val="ff0000"/>
          <w:sz w:val="24"/>
          <w:szCs w:val="24"/>
        </w:rPr>
      </w:pPr>
      <w:r w:rsidDel="00000000" w:rsidR="00000000" w:rsidRPr="00000000">
        <w:rPr>
          <w:rtl w:val="0"/>
        </w:rPr>
      </w:r>
    </w:p>
    <w:p w:rsidR="00000000" w:rsidDel="00000000" w:rsidP="00000000" w:rsidRDefault="00000000" w:rsidRPr="00000000" w14:paraId="0000095C">
      <w:pPr>
        <w:rPr>
          <w:i w:val="1"/>
          <w:color w:val="ff0000"/>
          <w:sz w:val="24"/>
          <w:szCs w:val="24"/>
        </w:rPr>
      </w:pPr>
      <w:r w:rsidDel="00000000" w:rsidR="00000000" w:rsidRPr="00000000">
        <w:rPr>
          <w:rtl w:val="0"/>
        </w:rPr>
      </w:r>
    </w:p>
    <w:p w:rsidR="00000000" w:rsidDel="00000000" w:rsidP="00000000" w:rsidRDefault="00000000" w:rsidRPr="00000000" w14:paraId="0000095D">
      <w:pPr>
        <w:rPr>
          <w:i w:val="1"/>
          <w:color w:val="ff0000"/>
          <w:sz w:val="24"/>
          <w:szCs w:val="24"/>
        </w:rPr>
      </w:pPr>
      <w:r w:rsidDel="00000000" w:rsidR="00000000" w:rsidRPr="00000000">
        <w:rPr>
          <w:rtl w:val="0"/>
        </w:rPr>
      </w:r>
    </w:p>
    <w:p w:rsidR="00000000" w:rsidDel="00000000" w:rsidP="00000000" w:rsidRDefault="00000000" w:rsidRPr="00000000" w14:paraId="0000095E">
      <w:pPr>
        <w:keepNext w:val="1"/>
        <w:keepLines w:val="1"/>
        <w:pBdr>
          <w:top w:space="0" w:sz="0" w:val="nil"/>
          <w:left w:space="0" w:sz="0" w:val="nil"/>
          <w:bottom w:space="0" w:sz="0" w:val="nil"/>
          <w:right w:space="0" w:sz="0" w:val="nil"/>
          <w:between w:space="0" w:sz="0" w:val="nil"/>
        </w:pBdr>
        <w:spacing w:after="120" w:before="400" w:lineRule="auto"/>
        <w:ind w:firstLine="720"/>
        <w:rPr>
          <w:color w:val="000000"/>
          <w:sz w:val="40"/>
          <w:szCs w:val="40"/>
        </w:rPr>
      </w:pPr>
      <w:bookmarkStart w:colFirst="0" w:colLast="0" w:name="_heading=h.4f1mdlm" w:id="56"/>
      <w:bookmarkEnd w:id="56"/>
      <w:r w:rsidDel="00000000" w:rsidR="00000000" w:rsidRPr="00000000">
        <w:br w:type="page"/>
      </w:r>
      <w:r w:rsidDel="00000000" w:rsidR="00000000" w:rsidRPr="00000000">
        <w:rPr>
          <w:rtl w:val="0"/>
        </w:rPr>
      </w:r>
    </w:p>
    <w:p w:rsidR="00000000" w:rsidDel="00000000" w:rsidP="00000000" w:rsidRDefault="00000000" w:rsidRPr="00000000" w14:paraId="0000095F">
      <w:pPr>
        <w:pStyle w:val="Heading1"/>
        <w:ind w:firstLine="720"/>
        <w:rPr/>
      </w:pPr>
      <w:bookmarkStart w:colFirst="0" w:colLast="0" w:name="_heading=h.3tbugp1" w:id="57"/>
      <w:bookmarkEnd w:id="57"/>
      <w:r w:rsidDel="00000000" w:rsidR="00000000" w:rsidRPr="00000000">
        <w:rPr>
          <w:rtl w:val="0"/>
        </w:rPr>
        <w:t xml:space="preserve">Protótipo das Interfaces do Sistema</w:t>
      </w:r>
    </w:p>
    <w:p w:rsidR="00000000" w:rsidDel="00000000" w:rsidP="00000000" w:rsidRDefault="00000000" w:rsidRPr="00000000" w14:paraId="00000960">
      <w:pPr>
        <w:rPr>
          <w:sz w:val="24"/>
          <w:szCs w:val="24"/>
        </w:rPr>
      </w:pPr>
      <w:r w:rsidDel="00000000" w:rsidR="00000000" w:rsidRPr="00000000">
        <w:rPr>
          <w:rtl w:val="0"/>
        </w:rPr>
      </w:r>
    </w:p>
    <w:tbl>
      <w:tblPr>
        <w:tblStyle w:val="Table40"/>
        <w:tblW w:w="85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30"/>
        <w:tblGridChange w:id="0">
          <w:tblGrid>
            <w:gridCol w:w="8530"/>
          </w:tblGrid>
        </w:tblGridChange>
      </w:tblGrid>
      <w:tr>
        <w:tc>
          <w:tcPr/>
          <w:p w:rsidR="00000000" w:rsidDel="00000000" w:rsidP="00000000" w:rsidRDefault="00000000" w:rsidRPr="00000000" w14:paraId="00000961">
            <w:pPr>
              <w:spacing w:after="60" w:before="60" w:lineRule="auto"/>
              <w:jc w:val="center"/>
              <w:rPr>
                <w:b w:val="1"/>
                <w:i w:val="1"/>
                <w:sz w:val="24"/>
                <w:szCs w:val="24"/>
              </w:rPr>
            </w:pPr>
            <w:r w:rsidDel="00000000" w:rsidR="00000000" w:rsidRPr="00000000">
              <w:rPr>
                <w:b w:val="1"/>
                <w:sz w:val="24"/>
                <w:szCs w:val="24"/>
                <w:rtl w:val="0"/>
              </w:rPr>
              <w:t xml:space="preserve">Requisitos</w:t>
            </w:r>
            <w:r w:rsidDel="00000000" w:rsidR="00000000" w:rsidRPr="00000000">
              <w:rPr>
                <w:b w:val="1"/>
                <w:i w:val="1"/>
                <w:sz w:val="24"/>
                <w:szCs w:val="24"/>
                <w:rtl w:val="0"/>
              </w:rPr>
              <w:t xml:space="preserve"> </w:t>
            </w:r>
            <w:r w:rsidDel="00000000" w:rsidR="00000000" w:rsidRPr="00000000">
              <w:rPr>
                <w:b w:val="1"/>
                <w:sz w:val="24"/>
                <w:szCs w:val="24"/>
                <w:rtl w:val="0"/>
              </w:rPr>
              <w:t xml:space="preserve">relacionadas com a interface</w:t>
            </w:r>
            <w:r w:rsidDel="00000000" w:rsidR="00000000" w:rsidRPr="00000000">
              <w:rPr>
                <w:rtl w:val="0"/>
              </w:rPr>
            </w:r>
          </w:p>
        </w:tc>
      </w:tr>
      <w:tr>
        <w:tc>
          <w:tcPr/>
          <w:p w:rsidR="00000000" w:rsidDel="00000000" w:rsidP="00000000" w:rsidRDefault="00000000" w:rsidRPr="00000000" w14:paraId="00000962">
            <w:pPr>
              <w:spacing w:after="60" w:before="60" w:lineRule="auto"/>
              <w:jc w:val="center"/>
              <w:rPr>
                <w:b w:val="1"/>
                <w:i w:val="1"/>
                <w:sz w:val="24"/>
                <w:szCs w:val="24"/>
              </w:rPr>
            </w:pPr>
            <w:r w:rsidDel="00000000" w:rsidR="00000000" w:rsidRPr="00000000">
              <w:rPr>
                <w:b w:val="1"/>
                <w:i w:val="1"/>
                <w:sz w:val="24"/>
                <w:szCs w:val="24"/>
                <w:rtl w:val="0"/>
              </w:rPr>
              <w:t xml:space="preserve">Software Gerenciamento de Locadora de Veículos</w:t>
            </w:r>
          </w:p>
        </w:tc>
      </w:tr>
    </w:tbl>
    <w:p w:rsidR="00000000" w:rsidDel="00000000" w:rsidP="00000000" w:rsidRDefault="00000000" w:rsidRPr="00000000" w14:paraId="00000963">
      <w:pPr>
        <w:rPr>
          <w:i w:val="1"/>
          <w:color w:val="ff0000"/>
          <w:sz w:val="24"/>
          <w:szCs w:val="24"/>
        </w:rPr>
      </w:pPr>
      <w:r w:rsidDel="00000000" w:rsidR="00000000" w:rsidRPr="00000000">
        <w:rPr>
          <w:rtl w:val="0"/>
        </w:rPr>
      </w:r>
    </w:p>
    <w:p w:rsidR="00000000" w:rsidDel="00000000" w:rsidP="00000000" w:rsidRDefault="00000000" w:rsidRPr="00000000" w14:paraId="00000964">
      <w:pPr>
        <w:ind w:firstLine="709"/>
        <w:rPr>
          <w:i w:val="1"/>
          <w:color w:val="ff0000"/>
          <w:sz w:val="24"/>
          <w:szCs w:val="24"/>
        </w:rPr>
      </w:pPr>
      <w:r w:rsidDel="00000000" w:rsidR="00000000" w:rsidRPr="00000000">
        <w:rPr>
          <w:rtl w:val="0"/>
        </w:rPr>
      </w:r>
    </w:p>
    <w:p w:rsidR="00000000" w:rsidDel="00000000" w:rsidP="00000000" w:rsidRDefault="00000000" w:rsidRPr="00000000" w14:paraId="00000965">
      <w:pPr>
        <w:ind w:left="698" w:firstLine="0"/>
        <w:jc w:val="center"/>
        <w:rPr>
          <w:i w:val="1"/>
          <w:color w:val="ff0000"/>
          <w:sz w:val="24"/>
          <w:szCs w:val="24"/>
        </w:rPr>
      </w:pPr>
      <w:r w:rsidDel="00000000" w:rsidR="00000000" w:rsidRPr="00000000">
        <w:rPr>
          <w:i w:val="1"/>
          <w:color w:val="ff0000"/>
          <w:sz w:val="24"/>
          <w:szCs w:val="24"/>
        </w:rPr>
        <w:drawing>
          <wp:inline distB="0" distT="0" distL="0" distR="0">
            <wp:extent cx="3529965" cy="3498215"/>
            <wp:effectExtent b="0" l="0" r="0" t="0"/>
            <wp:docPr id="7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29965" cy="3498215"/>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rPr>
          <w:i w:val="1"/>
          <w:color w:val="ff0000"/>
          <w:sz w:val="24"/>
          <w:szCs w:val="24"/>
        </w:rPr>
      </w:pPr>
      <w:r w:rsidDel="00000000" w:rsidR="00000000" w:rsidRPr="00000000">
        <w:rPr>
          <w:rtl w:val="0"/>
        </w:rPr>
      </w:r>
    </w:p>
    <w:p w:rsidR="00000000" w:rsidDel="00000000" w:rsidP="00000000" w:rsidRDefault="00000000" w:rsidRPr="00000000" w14:paraId="00000967">
      <w:pPr>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68">
      <w:pPr>
        <w:numPr>
          <w:ilvl w:val="0"/>
          <w:numId w:val="3"/>
        </w:numPr>
        <w:ind w:left="360" w:hanging="360"/>
        <w:rPr>
          <w:i w:val="1"/>
          <w:sz w:val="24"/>
          <w:szCs w:val="24"/>
        </w:rPr>
      </w:pPr>
      <w:r w:rsidDel="00000000" w:rsidR="00000000" w:rsidRPr="00000000">
        <w:rPr>
          <w:i w:val="1"/>
          <w:sz w:val="24"/>
          <w:szCs w:val="24"/>
          <w:rtl w:val="0"/>
        </w:rPr>
        <w:t xml:space="preserve">Campo para Login do usuário</w:t>
      </w:r>
    </w:p>
    <w:p w:rsidR="00000000" w:rsidDel="00000000" w:rsidP="00000000" w:rsidRDefault="00000000" w:rsidRPr="00000000" w14:paraId="00000969">
      <w:pPr>
        <w:numPr>
          <w:ilvl w:val="0"/>
          <w:numId w:val="3"/>
        </w:numPr>
        <w:ind w:left="360" w:hanging="360"/>
        <w:rPr>
          <w:i w:val="1"/>
          <w:sz w:val="24"/>
          <w:szCs w:val="24"/>
        </w:rPr>
      </w:pPr>
      <w:r w:rsidDel="00000000" w:rsidR="00000000" w:rsidRPr="00000000">
        <w:rPr>
          <w:i w:val="1"/>
          <w:sz w:val="24"/>
          <w:szCs w:val="24"/>
          <w:rtl w:val="0"/>
        </w:rPr>
        <w:t xml:space="preserve">Campo para Senha do usuário</w:t>
      </w:r>
    </w:p>
    <w:p w:rsidR="00000000" w:rsidDel="00000000" w:rsidP="00000000" w:rsidRDefault="00000000" w:rsidRPr="00000000" w14:paraId="0000096A">
      <w:pPr>
        <w:numPr>
          <w:ilvl w:val="0"/>
          <w:numId w:val="3"/>
        </w:numPr>
        <w:ind w:left="360" w:hanging="360"/>
        <w:rPr>
          <w:i w:val="1"/>
          <w:sz w:val="24"/>
          <w:szCs w:val="24"/>
        </w:rPr>
      </w:pPr>
      <w:r w:rsidDel="00000000" w:rsidR="00000000" w:rsidRPr="00000000">
        <w:rPr>
          <w:i w:val="1"/>
          <w:sz w:val="24"/>
          <w:szCs w:val="24"/>
          <w:rtl w:val="0"/>
        </w:rPr>
        <w:t xml:space="preserve">Campo para Entrar no Software.</w:t>
      </w:r>
    </w:p>
    <w:p w:rsidR="00000000" w:rsidDel="00000000" w:rsidP="00000000" w:rsidRDefault="00000000" w:rsidRPr="00000000" w14:paraId="0000096B">
      <w:pPr>
        <w:numPr>
          <w:ilvl w:val="0"/>
          <w:numId w:val="3"/>
        </w:numPr>
        <w:ind w:left="360" w:hanging="360"/>
        <w:rPr>
          <w:i w:val="1"/>
          <w:sz w:val="24"/>
          <w:szCs w:val="24"/>
        </w:rPr>
      </w:pPr>
      <w:r w:rsidDel="00000000" w:rsidR="00000000" w:rsidRPr="00000000">
        <w:rPr>
          <w:i w:val="1"/>
          <w:sz w:val="24"/>
          <w:szCs w:val="24"/>
          <w:rtl w:val="0"/>
        </w:rPr>
        <w:t xml:space="preserve">Campo para Cancelar entrada.</w:t>
      </w:r>
    </w:p>
    <w:p w:rsidR="00000000" w:rsidDel="00000000" w:rsidP="00000000" w:rsidRDefault="00000000" w:rsidRPr="00000000" w14:paraId="0000096C">
      <w:pPr>
        <w:numPr>
          <w:ilvl w:val="0"/>
          <w:numId w:val="3"/>
        </w:numPr>
        <w:ind w:left="360" w:hanging="360"/>
        <w:rPr>
          <w:i w:val="1"/>
          <w:sz w:val="24"/>
          <w:szCs w:val="24"/>
        </w:rPr>
      </w:pPr>
      <w:r w:rsidDel="00000000" w:rsidR="00000000" w:rsidRPr="00000000">
        <w:rPr>
          <w:i w:val="1"/>
          <w:sz w:val="24"/>
          <w:szCs w:val="24"/>
          <w:rtl w:val="0"/>
        </w:rPr>
        <w:t xml:space="preserve">Campo para Sair e fechar o software.</w:t>
      </w:r>
    </w:p>
    <w:p w:rsidR="00000000" w:rsidDel="00000000" w:rsidP="00000000" w:rsidRDefault="00000000" w:rsidRPr="00000000" w14:paraId="0000096D">
      <w:pPr>
        <w:numPr>
          <w:ilvl w:val="0"/>
          <w:numId w:val="3"/>
        </w:numPr>
        <w:ind w:left="360" w:hanging="360"/>
        <w:rPr>
          <w:i w:val="1"/>
          <w:sz w:val="24"/>
          <w:szCs w:val="24"/>
        </w:rPr>
      </w:pPr>
      <w:r w:rsidDel="00000000" w:rsidR="00000000" w:rsidRPr="00000000">
        <w:rPr>
          <w:i w:val="1"/>
          <w:sz w:val="24"/>
          <w:szCs w:val="24"/>
          <w:rtl w:val="0"/>
        </w:rPr>
        <w:t xml:space="preserve">Campo para Gerir Usuário do Software.</w:t>
      </w:r>
    </w:p>
    <w:p w:rsidR="00000000" w:rsidDel="00000000" w:rsidP="00000000" w:rsidRDefault="00000000" w:rsidRPr="00000000" w14:paraId="0000096E">
      <w:pPr>
        <w:ind w:left="360" w:firstLine="0"/>
        <w:rPr>
          <w:i w:val="1"/>
          <w:sz w:val="24"/>
          <w:szCs w:val="24"/>
        </w:rPr>
      </w:pPr>
      <w:r w:rsidDel="00000000" w:rsidR="00000000" w:rsidRPr="00000000">
        <w:rPr>
          <w:rtl w:val="0"/>
        </w:rPr>
      </w:r>
    </w:p>
    <w:p w:rsidR="00000000" w:rsidDel="00000000" w:rsidP="00000000" w:rsidRDefault="00000000" w:rsidRPr="00000000" w14:paraId="0000096F">
      <w:pPr>
        <w:ind w:left="360" w:firstLine="0"/>
        <w:rPr>
          <w:i w:val="1"/>
          <w:sz w:val="24"/>
          <w:szCs w:val="24"/>
        </w:rPr>
      </w:pPr>
      <w:r w:rsidDel="00000000" w:rsidR="00000000" w:rsidRPr="00000000">
        <w:rPr>
          <w:i w:val="1"/>
          <w:sz w:val="24"/>
          <w:szCs w:val="24"/>
        </w:rPr>
        <w:drawing>
          <wp:inline distB="0" distT="0" distL="0" distR="0">
            <wp:extent cx="5549900" cy="5273675"/>
            <wp:effectExtent b="0" l="0" r="0" t="0"/>
            <wp:docPr id="7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49900" cy="5273675"/>
                    </a:xfrm>
                    <a:prstGeom prst="rect"/>
                    <a:ln/>
                  </pic:spPr>
                </pic:pic>
              </a:graphicData>
            </a:graphic>
          </wp:inline>
        </w:drawing>
      </w:r>
      <w:r w:rsidDel="00000000" w:rsidR="00000000" w:rsidRPr="00000000">
        <w:rPr>
          <w:rtl w:val="0"/>
        </w:rPr>
      </w:r>
    </w:p>
    <w:p w:rsidR="00000000" w:rsidDel="00000000" w:rsidP="00000000" w:rsidRDefault="00000000" w:rsidRPr="00000000" w14:paraId="00000970">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71">
      <w:pPr>
        <w:ind w:left="360" w:firstLine="0"/>
        <w:rPr>
          <w:i w:val="1"/>
          <w:sz w:val="24"/>
          <w:szCs w:val="24"/>
        </w:rPr>
      </w:pPr>
      <w:r w:rsidDel="00000000" w:rsidR="00000000" w:rsidRPr="00000000">
        <w:rPr>
          <w:i w:val="1"/>
          <w:sz w:val="24"/>
          <w:szCs w:val="24"/>
          <w:rtl w:val="0"/>
        </w:rPr>
        <w:t xml:space="preserve">1 – Botão para Incluir novo usuário.</w:t>
      </w:r>
    </w:p>
    <w:p w:rsidR="00000000" w:rsidDel="00000000" w:rsidP="00000000" w:rsidRDefault="00000000" w:rsidRPr="00000000" w14:paraId="00000972">
      <w:pPr>
        <w:ind w:left="360" w:firstLine="0"/>
        <w:rPr>
          <w:i w:val="1"/>
          <w:sz w:val="24"/>
          <w:szCs w:val="24"/>
        </w:rPr>
      </w:pPr>
      <w:r w:rsidDel="00000000" w:rsidR="00000000" w:rsidRPr="00000000">
        <w:rPr>
          <w:i w:val="1"/>
          <w:sz w:val="24"/>
          <w:szCs w:val="24"/>
          <w:rtl w:val="0"/>
        </w:rPr>
        <w:t xml:space="preserve">2 – Botão para Deletar um usuário.</w:t>
      </w:r>
    </w:p>
    <w:p w:rsidR="00000000" w:rsidDel="00000000" w:rsidP="00000000" w:rsidRDefault="00000000" w:rsidRPr="00000000" w14:paraId="00000973">
      <w:pPr>
        <w:ind w:left="360" w:firstLine="0"/>
        <w:rPr>
          <w:i w:val="1"/>
          <w:sz w:val="24"/>
          <w:szCs w:val="24"/>
        </w:rPr>
      </w:pPr>
      <w:r w:rsidDel="00000000" w:rsidR="00000000" w:rsidRPr="00000000">
        <w:rPr>
          <w:i w:val="1"/>
          <w:sz w:val="24"/>
          <w:szCs w:val="24"/>
          <w:rtl w:val="0"/>
        </w:rPr>
        <w:t xml:space="preserve">3 – Botão para Alterar o cadastro do usuário.</w:t>
      </w:r>
    </w:p>
    <w:p w:rsidR="00000000" w:rsidDel="00000000" w:rsidP="00000000" w:rsidRDefault="00000000" w:rsidRPr="00000000" w14:paraId="00000974">
      <w:pPr>
        <w:ind w:left="360" w:firstLine="0"/>
        <w:rPr>
          <w:i w:val="1"/>
          <w:sz w:val="24"/>
          <w:szCs w:val="24"/>
        </w:rPr>
      </w:pPr>
      <w:r w:rsidDel="00000000" w:rsidR="00000000" w:rsidRPr="00000000">
        <w:rPr>
          <w:i w:val="1"/>
          <w:sz w:val="24"/>
          <w:szCs w:val="24"/>
          <w:rtl w:val="0"/>
        </w:rPr>
        <w:t xml:space="preserve">4 – Botão para Salvar novo usuário.</w:t>
      </w:r>
    </w:p>
    <w:p w:rsidR="00000000" w:rsidDel="00000000" w:rsidP="00000000" w:rsidRDefault="00000000" w:rsidRPr="00000000" w14:paraId="00000975">
      <w:pPr>
        <w:ind w:left="360" w:firstLine="0"/>
        <w:rPr>
          <w:i w:val="1"/>
          <w:sz w:val="24"/>
          <w:szCs w:val="24"/>
        </w:rPr>
      </w:pPr>
      <w:r w:rsidDel="00000000" w:rsidR="00000000" w:rsidRPr="00000000">
        <w:rPr>
          <w:i w:val="1"/>
          <w:sz w:val="24"/>
          <w:szCs w:val="24"/>
          <w:rtl w:val="0"/>
        </w:rPr>
        <w:t xml:space="preserve">5 – Botão para Cancelara ação que esta sendo realizada.</w:t>
      </w:r>
    </w:p>
    <w:p w:rsidR="00000000" w:rsidDel="00000000" w:rsidP="00000000" w:rsidRDefault="00000000" w:rsidRPr="00000000" w14:paraId="00000976">
      <w:pPr>
        <w:ind w:left="360" w:firstLine="0"/>
        <w:rPr>
          <w:i w:val="1"/>
          <w:sz w:val="24"/>
          <w:szCs w:val="24"/>
        </w:rPr>
      </w:pPr>
      <w:r w:rsidDel="00000000" w:rsidR="00000000" w:rsidRPr="00000000">
        <w:rPr>
          <w:i w:val="1"/>
          <w:sz w:val="24"/>
          <w:szCs w:val="24"/>
          <w:rtl w:val="0"/>
        </w:rPr>
        <w:t xml:space="preserve">6 – Botão para Voltar a tela de Login.</w:t>
      </w:r>
    </w:p>
    <w:p w:rsidR="00000000" w:rsidDel="00000000" w:rsidP="00000000" w:rsidRDefault="00000000" w:rsidRPr="00000000" w14:paraId="00000977">
      <w:pPr>
        <w:ind w:left="360" w:firstLine="0"/>
        <w:rPr>
          <w:i w:val="1"/>
          <w:sz w:val="24"/>
          <w:szCs w:val="24"/>
        </w:rPr>
      </w:pPr>
      <w:r w:rsidDel="00000000" w:rsidR="00000000" w:rsidRPr="00000000">
        <w:rPr>
          <w:i w:val="1"/>
          <w:sz w:val="24"/>
          <w:szCs w:val="24"/>
          <w:rtl w:val="0"/>
        </w:rPr>
        <w:t xml:space="preserve">7 – Preenche o Nome do usuário.</w:t>
      </w:r>
    </w:p>
    <w:p w:rsidR="00000000" w:rsidDel="00000000" w:rsidP="00000000" w:rsidRDefault="00000000" w:rsidRPr="00000000" w14:paraId="00000978">
      <w:pPr>
        <w:ind w:left="360" w:firstLine="0"/>
        <w:rPr>
          <w:i w:val="1"/>
          <w:sz w:val="24"/>
          <w:szCs w:val="24"/>
        </w:rPr>
      </w:pPr>
      <w:r w:rsidDel="00000000" w:rsidR="00000000" w:rsidRPr="00000000">
        <w:rPr>
          <w:i w:val="1"/>
          <w:sz w:val="24"/>
          <w:szCs w:val="24"/>
          <w:rtl w:val="0"/>
        </w:rPr>
        <w:t xml:space="preserve">8 – Preenche o Login de usuários.</w:t>
      </w:r>
    </w:p>
    <w:p w:rsidR="00000000" w:rsidDel="00000000" w:rsidP="00000000" w:rsidRDefault="00000000" w:rsidRPr="00000000" w14:paraId="00000979">
      <w:pPr>
        <w:ind w:left="360" w:firstLine="0"/>
        <w:rPr>
          <w:i w:val="1"/>
          <w:sz w:val="24"/>
          <w:szCs w:val="24"/>
        </w:rPr>
      </w:pPr>
      <w:r w:rsidDel="00000000" w:rsidR="00000000" w:rsidRPr="00000000">
        <w:rPr>
          <w:i w:val="1"/>
          <w:sz w:val="24"/>
          <w:szCs w:val="24"/>
          <w:rtl w:val="0"/>
        </w:rPr>
        <w:t xml:space="preserve">9 – Preenche a Senha do usuário.</w:t>
      </w:r>
    </w:p>
    <w:p w:rsidR="00000000" w:rsidDel="00000000" w:rsidP="00000000" w:rsidRDefault="00000000" w:rsidRPr="00000000" w14:paraId="0000097A">
      <w:pPr>
        <w:ind w:left="360" w:firstLine="0"/>
        <w:rPr>
          <w:i w:val="1"/>
          <w:sz w:val="24"/>
          <w:szCs w:val="24"/>
        </w:rPr>
      </w:pPr>
      <w:r w:rsidDel="00000000" w:rsidR="00000000" w:rsidRPr="00000000">
        <w:rPr>
          <w:i w:val="1"/>
          <w:sz w:val="24"/>
          <w:szCs w:val="24"/>
          <w:rtl w:val="0"/>
        </w:rPr>
        <w:t xml:space="preserve">10 – Exibir a Senha que o usuário criou.</w:t>
      </w:r>
    </w:p>
    <w:p w:rsidR="00000000" w:rsidDel="00000000" w:rsidP="00000000" w:rsidRDefault="00000000" w:rsidRPr="00000000" w14:paraId="0000097B">
      <w:pPr>
        <w:ind w:left="360" w:firstLine="0"/>
        <w:rPr>
          <w:i w:val="1"/>
          <w:sz w:val="24"/>
          <w:szCs w:val="24"/>
        </w:rPr>
      </w:pPr>
      <w:r w:rsidDel="00000000" w:rsidR="00000000" w:rsidRPr="00000000">
        <w:rPr>
          <w:rtl w:val="0"/>
        </w:rPr>
      </w:r>
    </w:p>
    <w:p w:rsidR="00000000" w:rsidDel="00000000" w:rsidP="00000000" w:rsidRDefault="00000000" w:rsidRPr="00000000" w14:paraId="0000097C">
      <w:pPr>
        <w:ind w:left="360" w:firstLine="0"/>
        <w:rPr>
          <w:i w:val="1"/>
          <w:sz w:val="24"/>
          <w:szCs w:val="24"/>
        </w:rPr>
      </w:pPr>
      <w:r w:rsidDel="00000000" w:rsidR="00000000" w:rsidRPr="00000000">
        <w:rPr>
          <w:i w:val="1"/>
          <w:sz w:val="24"/>
          <w:szCs w:val="24"/>
        </w:rPr>
        <w:drawing>
          <wp:inline distB="0" distT="0" distL="0" distR="0">
            <wp:extent cx="5612130" cy="3276208"/>
            <wp:effectExtent b="0" l="0" r="0" t="0"/>
            <wp:docPr id="8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3276208"/>
                    </a:xfrm>
                    <a:prstGeom prst="rect"/>
                    <a:ln/>
                  </pic:spPr>
                </pic:pic>
              </a:graphicData>
            </a:graphic>
          </wp:inline>
        </w:drawing>
      </w:r>
      <w:r w:rsidDel="00000000" w:rsidR="00000000" w:rsidRPr="00000000">
        <w:rPr>
          <w:rtl w:val="0"/>
        </w:rPr>
      </w:r>
    </w:p>
    <w:p w:rsidR="00000000" w:rsidDel="00000000" w:rsidP="00000000" w:rsidRDefault="00000000" w:rsidRPr="00000000" w14:paraId="0000097D">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7E">
      <w:pPr>
        <w:ind w:left="360" w:firstLine="0"/>
        <w:rPr>
          <w:i w:val="1"/>
          <w:sz w:val="24"/>
          <w:szCs w:val="24"/>
        </w:rPr>
      </w:pPr>
      <w:r w:rsidDel="00000000" w:rsidR="00000000" w:rsidRPr="00000000">
        <w:rPr>
          <w:i w:val="1"/>
          <w:sz w:val="24"/>
          <w:szCs w:val="24"/>
          <w:rtl w:val="0"/>
        </w:rPr>
        <w:t xml:space="preserve">1 – Botão para Sair do software.</w:t>
      </w:r>
    </w:p>
    <w:p w:rsidR="00000000" w:rsidDel="00000000" w:rsidP="00000000" w:rsidRDefault="00000000" w:rsidRPr="00000000" w14:paraId="0000097F">
      <w:pPr>
        <w:ind w:left="360" w:firstLine="0"/>
        <w:rPr>
          <w:i w:val="1"/>
          <w:sz w:val="24"/>
          <w:szCs w:val="24"/>
        </w:rPr>
      </w:pPr>
      <w:r w:rsidDel="00000000" w:rsidR="00000000" w:rsidRPr="00000000">
        <w:rPr>
          <w:i w:val="1"/>
          <w:sz w:val="24"/>
          <w:szCs w:val="24"/>
          <w:rtl w:val="0"/>
        </w:rPr>
        <w:t xml:space="preserve">2 – Botão para Menu de Locação.</w:t>
      </w:r>
    </w:p>
    <w:p w:rsidR="00000000" w:rsidDel="00000000" w:rsidP="00000000" w:rsidRDefault="00000000" w:rsidRPr="00000000" w14:paraId="00000980">
      <w:pPr>
        <w:ind w:left="360" w:firstLine="0"/>
        <w:rPr>
          <w:i w:val="1"/>
          <w:sz w:val="24"/>
          <w:szCs w:val="24"/>
        </w:rPr>
      </w:pPr>
      <w:r w:rsidDel="00000000" w:rsidR="00000000" w:rsidRPr="00000000">
        <w:rPr>
          <w:i w:val="1"/>
          <w:sz w:val="24"/>
          <w:szCs w:val="24"/>
          <w:rtl w:val="0"/>
        </w:rPr>
        <w:t xml:space="preserve">3 – Botão para Menu de Veículos.</w:t>
      </w:r>
    </w:p>
    <w:p w:rsidR="00000000" w:rsidDel="00000000" w:rsidP="00000000" w:rsidRDefault="00000000" w:rsidRPr="00000000" w14:paraId="00000981">
      <w:pPr>
        <w:ind w:left="360" w:firstLine="0"/>
        <w:rPr>
          <w:i w:val="1"/>
          <w:sz w:val="24"/>
          <w:szCs w:val="24"/>
        </w:rPr>
      </w:pPr>
      <w:r w:rsidDel="00000000" w:rsidR="00000000" w:rsidRPr="00000000">
        <w:rPr>
          <w:i w:val="1"/>
          <w:sz w:val="24"/>
          <w:szCs w:val="24"/>
          <w:rtl w:val="0"/>
        </w:rPr>
        <w:t xml:space="preserve">4 – Botão para Menu de Clientes.</w:t>
      </w:r>
    </w:p>
    <w:p w:rsidR="00000000" w:rsidDel="00000000" w:rsidP="00000000" w:rsidRDefault="00000000" w:rsidRPr="00000000" w14:paraId="00000982">
      <w:pPr>
        <w:ind w:left="360" w:firstLine="0"/>
        <w:rPr>
          <w:i w:val="1"/>
          <w:sz w:val="24"/>
          <w:szCs w:val="24"/>
        </w:rPr>
      </w:pPr>
      <w:r w:rsidDel="00000000" w:rsidR="00000000" w:rsidRPr="00000000">
        <w:rPr>
          <w:i w:val="1"/>
          <w:sz w:val="24"/>
          <w:szCs w:val="24"/>
          <w:rtl w:val="0"/>
        </w:rPr>
        <w:t xml:space="preserve">5 – Botão para Menu de Motorista.</w:t>
      </w:r>
    </w:p>
    <w:p w:rsidR="00000000" w:rsidDel="00000000" w:rsidP="00000000" w:rsidRDefault="00000000" w:rsidRPr="00000000" w14:paraId="00000983">
      <w:pPr>
        <w:ind w:left="360" w:firstLine="0"/>
        <w:rPr>
          <w:i w:val="1"/>
          <w:sz w:val="24"/>
          <w:szCs w:val="24"/>
        </w:rPr>
      </w:pPr>
      <w:r w:rsidDel="00000000" w:rsidR="00000000" w:rsidRPr="00000000">
        <w:rPr>
          <w:i w:val="1"/>
          <w:sz w:val="24"/>
          <w:szCs w:val="24"/>
          <w:rtl w:val="0"/>
        </w:rPr>
        <w:t xml:space="preserve">6 – Botão para Menu de Relatórios.</w:t>
      </w:r>
    </w:p>
    <w:p w:rsidR="00000000" w:rsidDel="00000000" w:rsidP="00000000" w:rsidRDefault="00000000" w:rsidRPr="00000000" w14:paraId="00000984">
      <w:pPr>
        <w:ind w:left="360" w:firstLine="0"/>
        <w:rPr>
          <w:i w:val="1"/>
          <w:sz w:val="24"/>
          <w:szCs w:val="24"/>
        </w:rPr>
      </w:pPr>
      <w:r w:rsidDel="00000000" w:rsidR="00000000" w:rsidRPr="00000000">
        <w:rPr>
          <w:i w:val="1"/>
          <w:sz w:val="24"/>
          <w:szCs w:val="24"/>
          <w:rtl w:val="0"/>
        </w:rPr>
        <w:t xml:space="preserve">7 – Botão para Menu de Reserva.</w:t>
      </w:r>
    </w:p>
    <w:p w:rsidR="00000000" w:rsidDel="00000000" w:rsidP="00000000" w:rsidRDefault="00000000" w:rsidRPr="00000000" w14:paraId="00000985">
      <w:pPr>
        <w:ind w:left="360" w:firstLine="0"/>
        <w:rPr>
          <w:i w:val="1"/>
          <w:sz w:val="24"/>
          <w:szCs w:val="24"/>
        </w:rPr>
      </w:pPr>
      <w:r w:rsidDel="00000000" w:rsidR="00000000" w:rsidRPr="00000000">
        <w:rPr>
          <w:rtl w:val="0"/>
        </w:rPr>
      </w:r>
    </w:p>
    <w:p w:rsidR="00000000" w:rsidDel="00000000" w:rsidP="00000000" w:rsidRDefault="00000000" w:rsidRPr="00000000" w14:paraId="00000986">
      <w:pPr>
        <w:ind w:left="360" w:firstLine="0"/>
        <w:rPr>
          <w:i w:val="1"/>
          <w:sz w:val="24"/>
          <w:szCs w:val="24"/>
        </w:rPr>
      </w:pPr>
      <w:r w:rsidDel="00000000" w:rsidR="00000000" w:rsidRPr="00000000">
        <w:rPr>
          <w:i w:val="1"/>
          <w:sz w:val="24"/>
          <w:szCs w:val="24"/>
        </w:rPr>
        <w:drawing>
          <wp:inline distB="0" distT="0" distL="0" distR="0">
            <wp:extent cx="5612130" cy="3993552"/>
            <wp:effectExtent b="0" l="0" r="0" t="0"/>
            <wp:docPr id="7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12130" cy="3993552"/>
                    </a:xfrm>
                    <a:prstGeom prst="rect"/>
                    <a:ln/>
                  </pic:spPr>
                </pic:pic>
              </a:graphicData>
            </a:graphic>
          </wp:inline>
        </w:drawing>
      </w:r>
      <w:r w:rsidDel="00000000" w:rsidR="00000000" w:rsidRPr="00000000">
        <w:rPr>
          <w:rtl w:val="0"/>
        </w:rPr>
      </w:r>
    </w:p>
    <w:p w:rsidR="00000000" w:rsidDel="00000000" w:rsidP="00000000" w:rsidRDefault="00000000" w:rsidRPr="00000000" w14:paraId="00000987">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88">
      <w:pPr>
        <w:ind w:left="360" w:firstLine="0"/>
        <w:rPr>
          <w:i w:val="1"/>
          <w:sz w:val="24"/>
          <w:szCs w:val="24"/>
        </w:rPr>
      </w:pPr>
      <w:r w:rsidDel="00000000" w:rsidR="00000000" w:rsidRPr="00000000">
        <w:rPr>
          <w:i w:val="1"/>
          <w:sz w:val="24"/>
          <w:szCs w:val="24"/>
          <w:rtl w:val="0"/>
        </w:rPr>
        <w:t xml:space="preserve">1 – Botão para Incluir nova Locação.</w:t>
      </w:r>
    </w:p>
    <w:p w:rsidR="00000000" w:rsidDel="00000000" w:rsidP="00000000" w:rsidRDefault="00000000" w:rsidRPr="00000000" w14:paraId="00000989">
      <w:pPr>
        <w:ind w:left="360" w:firstLine="0"/>
        <w:rPr>
          <w:i w:val="1"/>
          <w:sz w:val="24"/>
          <w:szCs w:val="24"/>
        </w:rPr>
      </w:pPr>
      <w:r w:rsidDel="00000000" w:rsidR="00000000" w:rsidRPr="00000000">
        <w:rPr>
          <w:i w:val="1"/>
          <w:sz w:val="24"/>
          <w:szCs w:val="24"/>
          <w:rtl w:val="0"/>
        </w:rPr>
        <w:t xml:space="preserve">2 – Botão para Deletar uma Locação.</w:t>
      </w:r>
    </w:p>
    <w:p w:rsidR="00000000" w:rsidDel="00000000" w:rsidP="00000000" w:rsidRDefault="00000000" w:rsidRPr="00000000" w14:paraId="0000098A">
      <w:pPr>
        <w:ind w:left="360" w:firstLine="0"/>
        <w:rPr>
          <w:i w:val="1"/>
          <w:sz w:val="24"/>
          <w:szCs w:val="24"/>
        </w:rPr>
      </w:pPr>
      <w:r w:rsidDel="00000000" w:rsidR="00000000" w:rsidRPr="00000000">
        <w:rPr>
          <w:i w:val="1"/>
          <w:sz w:val="24"/>
          <w:szCs w:val="24"/>
          <w:rtl w:val="0"/>
        </w:rPr>
        <w:t xml:space="preserve">3 – Botão para Alterar o cadastro da Locação.</w:t>
      </w:r>
    </w:p>
    <w:p w:rsidR="00000000" w:rsidDel="00000000" w:rsidP="00000000" w:rsidRDefault="00000000" w:rsidRPr="00000000" w14:paraId="0000098B">
      <w:pPr>
        <w:ind w:left="360" w:firstLine="0"/>
        <w:rPr>
          <w:i w:val="1"/>
          <w:sz w:val="24"/>
          <w:szCs w:val="24"/>
        </w:rPr>
      </w:pPr>
      <w:r w:rsidDel="00000000" w:rsidR="00000000" w:rsidRPr="00000000">
        <w:rPr>
          <w:i w:val="1"/>
          <w:sz w:val="24"/>
          <w:szCs w:val="24"/>
          <w:rtl w:val="0"/>
        </w:rPr>
        <w:t xml:space="preserve">4 – Botão para Salvar nova Locação.</w:t>
      </w:r>
    </w:p>
    <w:p w:rsidR="00000000" w:rsidDel="00000000" w:rsidP="00000000" w:rsidRDefault="00000000" w:rsidRPr="00000000" w14:paraId="0000098C">
      <w:pPr>
        <w:ind w:left="360" w:firstLine="0"/>
        <w:rPr>
          <w:i w:val="1"/>
          <w:sz w:val="24"/>
          <w:szCs w:val="24"/>
        </w:rPr>
      </w:pPr>
      <w:r w:rsidDel="00000000" w:rsidR="00000000" w:rsidRPr="00000000">
        <w:rPr>
          <w:i w:val="1"/>
          <w:sz w:val="24"/>
          <w:szCs w:val="24"/>
          <w:rtl w:val="0"/>
        </w:rPr>
        <w:t xml:space="preserve">5 – Botão para Cancelara ação que esta sendo realizada.</w:t>
      </w:r>
    </w:p>
    <w:p w:rsidR="00000000" w:rsidDel="00000000" w:rsidP="00000000" w:rsidRDefault="00000000" w:rsidRPr="00000000" w14:paraId="0000098D">
      <w:pPr>
        <w:ind w:left="360" w:firstLine="0"/>
        <w:rPr>
          <w:i w:val="1"/>
          <w:sz w:val="24"/>
          <w:szCs w:val="24"/>
        </w:rPr>
      </w:pPr>
      <w:r w:rsidDel="00000000" w:rsidR="00000000" w:rsidRPr="00000000">
        <w:rPr>
          <w:i w:val="1"/>
          <w:sz w:val="24"/>
          <w:szCs w:val="24"/>
          <w:rtl w:val="0"/>
        </w:rPr>
        <w:t xml:space="preserve">6 – Botão para Voltar a tela de Menu.</w:t>
      </w:r>
    </w:p>
    <w:p w:rsidR="00000000" w:rsidDel="00000000" w:rsidP="00000000" w:rsidRDefault="00000000" w:rsidRPr="00000000" w14:paraId="0000098E">
      <w:pPr>
        <w:ind w:left="360" w:firstLine="0"/>
        <w:rPr>
          <w:i w:val="1"/>
          <w:sz w:val="24"/>
          <w:szCs w:val="24"/>
        </w:rPr>
      </w:pPr>
      <w:r w:rsidDel="00000000" w:rsidR="00000000" w:rsidRPr="00000000">
        <w:rPr>
          <w:i w:val="1"/>
          <w:sz w:val="24"/>
          <w:szCs w:val="24"/>
          <w:rtl w:val="0"/>
        </w:rPr>
        <w:t xml:space="preserve">7 – Preenche a Data de Retirada.</w:t>
      </w:r>
    </w:p>
    <w:p w:rsidR="00000000" w:rsidDel="00000000" w:rsidP="00000000" w:rsidRDefault="00000000" w:rsidRPr="00000000" w14:paraId="0000098F">
      <w:pPr>
        <w:ind w:left="360" w:firstLine="0"/>
        <w:rPr>
          <w:i w:val="1"/>
          <w:sz w:val="24"/>
          <w:szCs w:val="24"/>
        </w:rPr>
      </w:pPr>
      <w:r w:rsidDel="00000000" w:rsidR="00000000" w:rsidRPr="00000000">
        <w:rPr>
          <w:i w:val="1"/>
          <w:sz w:val="24"/>
          <w:szCs w:val="24"/>
          <w:rtl w:val="0"/>
        </w:rPr>
        <w:t xml:space="preserve">8 – Preenche a Data Prevista para devolução.</w:t>
      </w:r>
    </w:p>
    <w:p w:rsidR="00000000" w:rsidDel="00000000" w:rsidP="00000000" w:rsidRDefault="00000000" w:rsidRPr="00000000" w14:paraId="00000990">
      <w:pPr>
        <w:ind w:left="360" w:firstLine="0"/>
        <w:rPr>
          <w:i w:val="1"/>
          <w:sz w:val="24"/>
          <w:szCs w:val="24"/>
        </w:rPr>
      </w:pPr>
      <w:r w:rsidDel="00000000" w:rsidR="00000000" w:rsidRPr="00000000">
        <w:rPr>
          <w:i w:val="1"/>
          <w:sz w:val="24"/>
          <w:szCs w:val="24"/>
          <w:rtl w:val="0"/>
        </w:rPr>
        <w:t xml:space="preserve">9 – Preenche a KM inicial do veículo.</w:t>
      </w:r>
    </w:p>
    <w:p w:rsidR="00000000" w:rsidDel="00000000" w:rsidP="00000000" w:rsidRDefault="00000000" w:rsidRPr="00000000" w14:paraId="00000991">
      <w:pPr>
        <w:ind w:left="360" w:firstLine="0"/>
        <w:rPr>
          <w:i w:val="1"/>
          <w:sz w:val="24"/>
          <w:szCs w:val="24"/>
        </w:rPr>
      </w:pPr>
      <w:r w:rsidDel="00000000" w:rsidR="00000000" w:rsidRPr="00000000">
        <w:rPr>
          <w:i w:val="1"/>
          <w:sz w:val="24"/>
          <w:szCs w:val="24"/>
          <w:rtl w:val="0"/>
        </w:rPr>
        <w:t xml:space="preserve">10 – Preenche o Valor da Locação.</w:t>
      </w:r>
    </w:p>
    <w:p w:rsidR="00000000" w:rsidDel="00000000" w:rsidP="00000000" w:rsidRDefault="00000000" w:rsidRPr="00000000" w14:paraId="00000992">
      <w:pPr>
        <w:ind w:left="360" w:firstLine="0"/>
        <w:rPr>
          <w:i w:val="1"/>
          <w:sz w:val="24"/>
          <w:szCs w:val="24"/>
        </w:rPr>
      </w:pPr>
      <w:r w:rsidDel="00000000" w:rsidR="00000000" w:rsidRPr="00000000">
        <w:rPr>
          <w:i w:val="1"/>
          <w:sz w:val="24"/>
          <w:szCs w:val="24"/>
          <w:rtl w:val="0"/>
        </w:rPr>
        <w:t xml:space="preserve">11 – Preenche o Valor de Caução.</w:t>
      </w:r>
    </w:p>
    <w:p w:rsidR="00000000" w:rsidDel="00000000" w:rsidP="00000000" w:rsidRDefault="00000000" w:rsidRPr="00000000" w14:paraId="00000993">
      <w:pPr>
        <w:ind w:left="360" w:firstLine="0"/>
        <w:rPr>
          <w:i w:val="1"/>
          <w:sz w:val="24"/>
          <w:szCs w:val="24"/>
        </w:rPr>
      </w:pPr>
      <w:r w:rsidDel="00000000" w:rsidR="00000000" w:rsidRPr="00000000">
        <w:rPr>
          <w:i w:val="1"/>
          <w:sz w:val="24"/>
          <w:szCs w:val="24"/>
          <w:rtl w:val="0"/>
        </w:rPr>
        <w:t xml:space="preserve">12 – Preenche o Valor de Seguro.</w:t>
      </w:r>
    </w:p>
    <w:p w:rsidR="00000000" w:rsidDel="00000000" w:rsidP="00000000" w:rsidRDefault="00000000" w:rsidRPr="00000000" w14:paraId="00000994">
      <w:pPr>
        <w:ind w:left="360" w:firstLine="0"/>
        <w:rPr>
          <w:i w:val="1"/>
          <w:sz w:val="24"/>
          <w:szCs w:val="24"/>
        </w:rPr>
      </w:pPr>
      <w:r w:rsidDel="00000000" w:rsidR="00000000" w:rsidRPr="00000000">
        <w:rPr>
          <w:i w:val="1"/>
          <w:sz w:val="24"/>
          <w:szCs w:val="24"/>
          <w:rtl w:val="0"/>
        </w:rPr>
        <w:t xml:space="preserve">13 – Seleciona o Cliente.</w:t>
      </w:r>
    </w:p>
    <w:p w:rsidR="00000000" w:rsidDel="00000000" w:rsidP="00000000" w:rsidRDefault="00000000" w:rsidRPr="00000000" w14:paraId="00000995">
      <w:pPr>
        <w:ind w:left="360" w:firstLine="0"/>
        <w:rPr>
          <w:i w:val="1"/>
          <w:sz w:val="24"/>
          <w:szCs w:val="24"/>
        </w:rPr>
      </w:pPr>
      <w:r w:rsidDel="00000000" w:rsidR="00000000" w:rsidRPr="00000000">
        <w:rPr>
          <w:i w:val="1"/>
          <w:sz w:val="24"/>
          <w:szCs w:val="24"/>
          <w:rtl w:val="0"/>
        </w:rPr>
        <w:t xml:space="preserve">14 – Incluir novo Cliente.</w:t>
      </w:r>
    </w:p>
    <w:p w:rsidR="00000000" w:rsidDel="00000000" w:rsidP="00000000" w:rsidRDefault="00000000" w:rsidRPr="00000000" w14:paraId="00000996">
      <w:pPr>
        <w:ind w:left="360" w:firstLine="0"/>
        <w:rPr>
          <w:i w:val="1"/>
          <w:sz w:val="24"/>
          <w:szCs w:val="24"/>
        </w:rPr>
      </w:pPr>
      <w:r w:rsidDel="00000000" w:rsidR="00000000" w:rsidRPr="00000000">
        <w:rPr>
          <w:i w:val="1"/>
          <w:sz w:val="24"/>
          <w:szCs w:val="24"/>
          <w:rtl w:val="0"/>
        </w:rPr>
        <w:t xml:space="preserve">15 – Seleciona o Motorista.</w:t>
      </w:r>
    </w:p>
    <w:p w:rsidR="00000000" w:rsidDel="00000000" w:rsidP="00000000" w:rsidRDefault="00000000" w:rsidRPr="00000000" w14:paraId="00000997">
      <w:pPr>
        <w:ind w:left="360" w:firstLine="0"/>
        <w:rPr>
          <w:i w:val="1"/>
          <w:sz w:val="24"/>
          <w:szCs w:val="24"/>
        </w:rPr>
      </w:pPr>
      <w:r w:rsidDel="00000000" w:rsidR="00000000" w:rsidRPr="00000000">
        <w:rPr>
          <w:i w:val="1"/>
          <w:sz w:val="24"/>
          <w:szCs w:val="24"/>
          <w:rtl w:val="0"/>
        </w:rPr>
        <w:t xml:space="preserve">16 – Inclui novo Motorista.</w:t>
      </w:r>
    </w:p>
    <w:p w:rsidR="00000000" w:rsidDel="00000000" w:rsidP="00000000" w:rsidRDefault="00000000" w:rsidRPr="00000000" w14:paraId="00000998">
      <w:pPr>
        <w:ind w:left="360" w:firstLine="0"/>
        <w:rPr>
          <w:i w:val="1"/>
          <w:sz w:val="24"/>
          <w:szCs w:val="24"/>
        </w:rPr>
      </w:pPr>
      <w:r w:rsidDel="00000000" w:rsidR="00000000" w:rsidRPr="00000000">
        <w:rPr>
          <w:i w:val="1"/>
          <w:sz w:val="24"/>
          <w:szCs w:val="24"/>
          <w:rtl w:val="0"/>
        </w:rPr>
        <w:t xml:space="preserve">17 – Seleciona o Veículo.</w:t>
      </w:r>
    </w:p>
    <w:p w:rsidR="00000000" w:rsidDel="00000000" w:rsidP="00000000" w:rsidRDefault="00000000" w:rsidRPr="00000000" w14:paraId="00000999">
      <w:pPr>
        <w:ind w:left="360" w:firstLine="0"/>
        <w:rPr>
          <w:i w:val="1"/>
          <w:sz w:val="24"/>
          <w:szCs w:val="24"/>
        </w:rPr>
      </w:pPr>
      <w:r w:rsidDel="00000000" w:rsidR="00000000" w:rsidRPr="00000000">
        <w:rPr>
          <w:i w:val="1"/>
          <w:sz w:val="24"/>
          <w:szCs w:val="24"/>
          <w:rtl w:val="0"/>
        </w:rPr>
        <w:t xml:space="preserve">18 – Incluir novo Veículo.</w:t>
      </w:r>
    </w:p>
    <w:p w:rsidR="00000000" w:rsidDel="00000000" w:rsidP="00000000" w:rsidRDefault="00000000" w:rsidRPr="00000000" w14:paraId="0000099A">
      <w:pPr>
        <w:ind w:left="360" w:firstLine="0"/>
        <w:rPr>
          <w:i w:val="1"/>
          <w:sz w:val="24"/>
          <w:szCs w:val="24"/>
        </w:rPr>
      </w:pPr>
      <w:r w:rsidDel="00000000" w:rsidR="00000000" w:rsidRPr="00000000">
        <w:rPr>
          <w:i w:val="1"/>
          <w:sz w:val="24"/>
          <w:szCs w:val="24"/>
          <w:rtl w:val="0"/>
        </w:rPr>
        <w:t xml:space="preserve">19 – Lista com Locações realizadas.</w:t>
      </w:r>
    </w:p>
    <w:p w:rsidR="00000000" w:rsidDel="00000000" w:rsidP="00000000" w:rsidRDefault="00000000" w:rsidRPr="00000000" w14:paraId="0000099B">
      <w:pPr>
        <w:ind w:left="360" w:firstLine="0"/>
        <w:rPr>
          <w:i w:val="1"/>
          <w:sz w:val="24"/>
          <w:szCs w:val="24"/>
        </w:rPr>
      </w:pPr>
      <w:r w:rsidDel="00000000" w:rsidR="00000000" w:rsidRPr="00000000">
        <w:rPr>
          <w:i w:val="1"/>
          <w:sz w:val="24"/>
          <w:szCs w:val="24"/>
        </w:rPr>
        <w:drawing>
          <wp:inline distB="0" distT="0" distL="0" distR="0">
            <wp:extent cx="5612130" cy="4033944"/>
            <wp:effectExtent b="0" l="0" r="0" t="0"/>
            <wp:docPr id="8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2130" cy="4033944"/>
                    </a:xfrm>
                    <a:prstGeom prst="rect"/>
                    <a:ln/>
                  </pic:spPr>
                </pic:pic>
              </a:graphicData>
            </a:graphic>
          </wp:inline>
        </w:drawing>
      </w:r>
      <w:r w:rsidDel="00000000" w:rsidR="00000000" w:rsidRPr="00000000">
        <w:rPr>
          <w:rtl w:val="0"/>
        </w:rPr>
      </w:r>
    </w:p>
    <w:p w:rsidR="00000000" w:rsidDel="00000000" w:rsidP="00000000" w:rsidRDefault="00000000" w:rsidRPr="00000000" w14:paraId="0000099C">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9D">
      <w:pPr>
        <w:ind w:left="360" w:firstLine="0"/>
        <w:rPr>
          <w:i w:val="1"/>
          <w:sz w:val="24"/>
          <w:szCs w:val="24"/>
        </w:rPr>
      </w:pPr>
      <w:r w:rsidDel="00000000" w:rsidR="00000000" w:rsidRPr="00000000">
        <w:rPr>
          <w:i w:val="1"/>
          <w:sz w:val="24"/>
          <w:szCs w:val="24"/>
          <w:rtl w:val="0"/>
        </w:rPr>
        <w:t xml:space="preserve">1 – Seleciona Buscar Por.</w:t>
      </w:r>
    </w:p>
    <w:p w:rsidR="00000000" w:rsidDel="00000000" w:rsidP="00000000" w:rsidRDefault="00000000" w:rsidRPr="00000000" w14:paraId="0000099E">
      <w:pPr>
        <w:ind w:left="360" w:firstLine="0"/>
        <w:rPr>
          <w:i w:val="1"/>
          <w:sz w:val="24"/>
          <w:szCs w:val="24"/>
        </w:rPr>
      </w:pPr>
      <w:r w:rsidDel="00000000" w:rsidR="00000000" w:rsidRPr="00000000">
        <w:rPr>
          <w:i w:val="1"/>
          <w:sz w:val="24"/>
          <w:szCs w:val="24"/>
          <w:rtl w:val="0"/>
        </w:rPr>
        <w:t xml:space="preserve">2 – Digite oque procura e aperte enter.</w:t>
      </w:r>
    </w:p>
    <w:p w:rsidR="00000000" w:rsidDel="00000000" w:rsidP="00000000" w:rsidRDefault="00000000" w:rsidRPr="00000000" w14:paraId="0000099F">
      <w:pPr>
        <w:ind w:left="360" w:firstLine="0"/>
        <w:rPr>
          <w:i w:val="1"/>
          <w:sz w:val="24"/>
          <w:szCs w:val="24"/>
        </w:rPr>
      </w:pPr>
      <w:r w:rsidDel="00000000" w:rsidR="00000000" w:rsidRPr="00000000">
        <w:rPr>
          <w:i w:val="1"/>
          <w:sz w:val="24"/>
          <w:szCs w:val="24"/>
          <w:rtl w:val="0"/>
        </w:rPr>
        <w:t xml:space="preserve">3 – Lista da Procura realizada.</w:t>
      </w:r>
    </w:p>
    <w:p w:rsidR="00000000" w:rsidDel="00000000" w:rsidP="00000000" w:rsidRDefault="00000000" w:rsidRPr="00000000" w14:paraId="000009A0">
      <w:pPr>
        <w:ind w:left="360" w:firstLine="0"/>
        <w:rPr>
          <w:i w:val="1"/>
          <w:sz w:val="24"/>
          <w:szCs w:val="24"/>
        </w:rPr>
      </w:pPr>
      <w:r w:rsidDel="00000000" w:rsidR="00000000" w:rsidRPr="00000000">
        <w:rPr>
          <w:i w:val="1"/>
          <w:sz w:val="24"/>
          <w:szCs w:val="24"/>
          <w:rtl w:val="0"/>
        </w:rPr>
        <w:t xml:space="preserve">4 – Selecione na lista a Locação que deseja para preencher Devolução de Veículos.</w:t>
      </w:r>
    </w:p>
    <w:p w:rsidR="00000000" w:rsidDel="00000000" w:rsidP="00000000" w:rsidRDefault="00000000" w:rsidRPr="00000000" w14:paraId="000009A1">
      <w:pPr>
        <w:ind w:left="360" w:firstLine="0"/>
        <w:rPr>
          <w:i w:val="1"/>
          <w:sz w:val="24"/>
          <w:szCs w:val="24"/>
        </w:rPr>
      </w:pPr>
      <w:r w:rsidDel="00000000" w:rsidR="00000000" w:rsidRPr="00000000">
        <w:rPr>
          <w:i w:val="1"/>
          <w:sz w:val="24"/>
          <w:szCs w:val="24"/>
          <w:rtl w:val="0"/>
        </w:rPr>
        <w:t xml:space="preserve">5 – Preencher Data de Devolução.</w:t>
      </w:r>
    </w:p>
    <w:p w:rsidR="00000000" w:rsidDel="00000000" w:rsidP="00000000" w:rsidRDefault="00000000" w:rsidRPr="00000000" w14:paraId="000009A2">
      <w:pPr>
        <w:ind w:left="360" w:firstLine="0"/>
        <w:rPr>
          <w:i w:val="1"/>
          <w:sz w:val="24"/>
          <w:szCs w:val="24"/>
        </w:rPr>
      </w:pPr>
      <w:r w:rsidDel="00000000" w:rsidR="00000000" w:rsidRPr="00000000">
        <w:rPr>
          <w:i w:val="1"/>
          <w:sz w:val="24"/>
          <w:szCs w:val="24"/>
          <w:rtl w:val="0"/>
        </w:rPr>
        <w:t xml:space="preserve">6 – Preencher Km Final do Veículo.</w:t>
      </w:r>
    </w:p>
    <w:p w:rsidR="00000000" w:rsidDel="00000000" w:rsidP="00000000" w:rsidRDefault="00000000" w:rsidRPr="00000000" w14:paraId="000009A3">
      <w:pPr>
        <w:ind w:left="360" w:firstLine="0"/>
        <w:rPr>
          <w:i w:val="1"/>
          <w:sz w:val="24"/>
          <w:szCs w:val="24"/>
        </w:rPr>
      </w:pPr>
      <w:r w:rsidDel="00000000" w:rsidR="00000000" w:rsidRPr="00000000">
        <w:rPr>
          <w:i w:val="1"/>
          <w:sz w:val="24"/>
          <w:szCs w:val="24"/>
          <w:rtl w:val="0"/>
        </w:rPr>
        <w:t xml:space="preserve">7 – Clicar em Devolver.</w:t>
      </w:r>
    </w:p>
    <w:p w:rsidR="00000000" w:rsidDel="00000000" w:rsidP="00000000" w:rsidRDefault="00000000" w:rsidRPr="00000000" w14:paraId="000009A4">
      <w:pPr>
        <w:ind w:left="360" w:firstLine="0"/>
        <w:rPr>
          <w:i w:val="1"/>
          <w:sz w:val="24"/>
          <w:szCs w:val="24"/>
        </w:rPr>
      </w:pPr>
      <w:r w:rsidDel="00000000" w:rsidR="00000000" w:rsidRPr="00000000">
        <w:rPr>
          <w:i w:val="1"/>
          <w:sz w:val="24"/>
          <w:szCs w:val="24"/>
        </w:rPr>
        <w:drawing>
          <wp:inline distB="0" distT="0" distL="0" distR="0">
            <wp:extent cx="5612130" cy="4026696"/>
            <wp:effectExtent b="0" l="0" r="0" t="0"/>
            <wp:docPr id="8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612130" cy="4026696"/>
                    </a:xfrm>
                    <a:prstGeom prst="rect"/>
                    <a:ln/>
                  </pic:spPr>
                </pic:pic>
              </a:graphicData>
            </a:graphic>
          </wp:inline>
        </w:drawing>
      </w:r>
      <w:r w:rsidDel="00000000" w:rsidR="00000000" w:rsidRPr="00000000">
        <w:rPr>
          <w:rtl w:val="0"/>
        </w:rPr>
      </w:r>
    </w:p>
    <w:p w:rsidR="00000000" w:rsidDel="00000000" w:rsidP="00000000" w:rsidRDefault="00000000" w:rsidRPr="00000000" w14:paraId="000009A5">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A6">
      <w:pPr>
        <w:ind w:left="360" w:firstLine="0"/>
        <w:rPr>
          <w:i w:val="1"/>
          <w:sz w:val="24"/>
          <w:szCs w:val="24"/>
        </w:rPr>
      </w:pPr>
      <w:r w:rsidDel="00000000" w:rsidR="00000000" w:rsidRPr="00000000">
        <w:rPr>
          <w:i w:val="1"/>
          <w:sz w:val="24"/>
          <w:szCs w:val="24"/>
          <w:rtl w:val="0"/>
        </w:rPr>
        <w:t xml:space="preserve">1 – Aba com Histórico de Locações realizadas.</w:t>
      </w:r>
    </w:p>
    <w:p w:rsidR="00000000" w:rsidDel="00000000" w:rsidP="00000000" w:rsidRDefault="00000000" w:rsidRPr="00000000" w14:paraId="000009A7">
      <w:pPr>
        <w:ind w:left="360" w:firstLine="0"/>
        <w:rPr>
          <w:i w:val="1"/>
          <w:sz w:val="24"/>
          <w:szCs w:val="24"/>
        </w:rPr>
      </w:pPr>
      <w:r w:rsidDel="00000000" w:rsidR="00000000" w:rsidRPr="00000000">
        <w:rPr>
          <w:rtl w:val="0"/>
        </w:rPr>
      </w:r>
    </w:p>
    <w:p w:rsidR="00000000" w:rsidDel="00000000" w:rsidP="00000000" w:rsidRDefault="00000000" w:rsidRPr="00000000" w14:paraId="000009A8">
      <w:pPr>
        <w:ind w:left="360" w:firstLine="0"/>
        <w:rPr>
          <w:i w:val="1"/>
          <w:sz w:val="24"/>
          <w:szCs w:val="24"/>
        </w:rPr>
      </w:pPr>
      <w:r w:rsidDel="00000000" w:rsidR="00000000" w:rsidRPr="00000000">
        <w:rPr>
          <w:rtl w:val="0"/>
        </w:rPr>
      </w:r>
    </w:p>
    <w:p w:rsidR="00000000" w:rsidDel="00000000" w:rsidP="00000000" w:rsidRDefault="00000000" w:rsidRPr="00000000" w14:paraId="000009A9">
      <w:pPr>
        <w:ind w:left="360" w:firstLine="0"/>
        <w:rPr>
          <w:i w:val="1"/>
          <w:sz w:val="24"/>
          <w:szCs w:val="24"/>
        </w:rPr>
      </w:pPr>
      <w:r w:rsidDel="00000000" w:rsidR="00000000" w:rsidRPr="00000000">
        <w:rPr>
          <w:i w:val="1"/>
          <w:sz w:val="24"/>
          <w:szCs w:val="24"/>
        </w:rPr>
        <w:drawing>
          <wp:inline distB="0" distT="0" distL="0" distR="0">
            <wp:extent cx="5612130" cy="3983463"/>
            <wp:effectExtent b="0" l="0" r="0" t="0"/>
            <wp:docPr id="8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612130" cy="3983463"/>
                    </a:xfrm>
                    <a:prstGeom prst="rect"/>
                    <a:ln/>
                  </pic:spPr>
                </pic:pic>
              </a:graphicData>
            </a:graphic>
          </wp:inline>
        </w:drawing>
      </w:r>
      <w:r w:rsidDel="00000000" w:rsidR="00000000" w:rsidRPr="00000000">
        <w:rPr>
          <w:rtl w:val="0"/>
        </w:rPr>
      </w:r>
    </w:p>
    <w:p w:rsidR="00000000" w:rsidDel="00000000" w:rsidP="00000000" w:rsidRDefault="00000000" w:rsidRPr="00000000" w14:paraId="000009AA">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AB">
      <w:pPr>
        <w:ind w:left="360" w:firstLine="0"/>
        <w:rPr>
          <w:i w:val="1"/>
          <w:sz w:val="24"/>
          <w:szCs w:val="24"/>
        </w:rPr>
      </w:pPr>
      <w:r w:rsidDel="00000000" w:rsidR="00000000" w:rsidRPr="00000000">
        <w:rPr>
          <w:i w:val="1"/>
          <w:sz w:val="24"/>
          <w:szCs w:val="24"/>
          <w:rtl w:val="0"/>
        </w:rPr>
        <w:t xml:space="preserve">1 – Botão para Incluir novo Veículo.</w:t>
      </w:r>
    </w:p>
    <w:p w:rsidR="00000000" w:rsidDel="00000000" w:rsidP="00000000" w:rsidRDefault="00000000" w:rsidRPr="00000000" w14:paraId="000009AC">
      <w:pPr>
        <w:ind w:left="360" w:firstLine="0"/>
        <w:rPr>
          <w:i w:val="1"/>
          <w:sz w:val="24"/>
          <w:szCs w:val="24"/>
        </w:rPr>
      </w:pPr>
      <w:r w:rsidDel="00000000" w:rsidR="00000000" w:rsidRPr="00000000">
        <w:rPr>
          <w:i w:val="1"/>
          <w:sz w:val="24"/>
          <w:szCs w:val="24"/>
          <w:rtl w:val="0"/>
        </w:rPr>
        <w:t xml:space="preserve">2 – Botão para Salvar novo Veículo.</w:t>
      </w:r>
    </w:p>
    <w:p w:rsidR="00000000" w:rsidDel="00000000" w:rsidP="00000000" w:rsidRDefault="00000000" w:rsidRPr="00000000" w14:paraId="000009AD">
      <w:pPr>
        <w:ind w:left="360" w:firstLine="0"/>
        <w:rPr>
          <w:i w:val="1"/>
          <w:sz w:val="24"/>
          <w:szCs w:val="24"/>
        </w:rPr>
      </w:pPr>
      <w:r w:rsidDel="00000000" w:rsidR="00000000" w:rsidRPr="00000000">
        <w:rPr>
          <w:i w:val="1"/>
          <w:sz w:val="24"/>
          <w:szCs w:val="24"/>
          <w:rtl w:val="0"/>
        </w:rPr>
        <w:t xml:space="preserve">3 – Botão para Alterar o cadastro de Veículo.</w:t>
      </w:r>
    </w:p>
    <w:p w:rsidR="00000000" w:rsidDel="00000000" w:rsidP="00000000" w:rsidRDefault="00000000" w:rsidRPr="00000000" w14:paraId="000009AE">
      <w:pPr>
        <w:ind w:left="360" w:firstLine="0"/>
        <w:rPr>
          <w:i w:val="1"/>
          <w:sz w:val="24"/>
          <w:szCs w:val="24"/>
        </w:rPr>
      </w:pPr>
      <w:r w:rsidDel="00000000" w:rsidR="00000000" w:rsidRPr="00000000">
        <w:rPr>
          <w:i w:val="1"/>
          <w:sz w:val="24"/>
          <w:szCs w:val="24"/>
          <w:rtl w:val="0"/>
        </w:rPr>
        <w:t xml:space="preserve">4 – Botão para Deletar um Veículo.</w:t>
      </w:r>
    </w:p>
    <w:p w:rsidR="00000000" w:rsidDel="00000000" w:rsidP="00000000" w:rsidRDefault="00000000" w:rsidRPr="00000000" w14:paraId="000009AF">
      <w:pPr>
        <w:ind w:left="360" w:firstLine="0"/>
        <w:rPr>
          <w:i w:val="1"/>
          <w:sz w:val="24"/>
          <w:szCs w:val="24"/>
        </w:rPr>
      </w:pPr>
      <w:r w:rsidDel="00000000" w:rsidR="00000000" w:rsidRPr="00000000">
        <w:rPr>
          <w:i w:val="1"/>
          <w:sz w:val="24"/>
          <w:szCs w:val="24"/>
          <w:rtl w:val="0"/>
        </w:rPr>
        <w:t xml:space="preserve">5 – Botão para Vender um Veículo</w:t>
      </w:r>
    </w:p>
    <w:p w:rsidR="00000000" w:rsidDel="00000000" w:rsidP="00000000" w:rsidRDefault="00000000" w:rsidRPr="00000000" w14:paraId="000009B0">
      <w:pPr>
        <w:ind w:left="360" w:firstLine="0"/>
        <w:rPr>
          <w:i w:val="1"/>
          <w:sz w:val="24"/>
          <w:szCs w:val="24"/>
        </w:rPr>
      </w:pPr>
      <w:r w:rsidDel="00000000" w:rsidR="00000000" w:rsidRPr="00000000">
        <w:rPr>
          <w:i w:val="1"/>
          <w:sz w:val="24"/>
          <w:szCs w:val="24"/>
          <w:rtl w:val="0"/>
        </w:rPr>
        <w:t xml:space="preserve">6 – Botão para Cancelara ação que esta sendo realizada.</w:t>
      </w:r>
    </w:p>
    <w:p w:rsidR="00000000" w:rsidDel="00000000" w:rsidP="00000000" w:rsidRDefault="00000000" w:rsidRPr="00000000" w14:paraId="000009B1">
      <w:pPr>
        <w:ind w:left="360" w:firstLine="0"/>
        <w:rPr>
          <w:i w:val="1"/>
          <w:sz w:val="24"/>
          <w:szCs w:val="24"/>
        </w:rPr>
      </w:pPr>
      <w:r w:rsidDel="00000000" w:rsidR="00000000" w:rsidRPr="00000000">
        <w:rPr>
          <w:i w:val="1"/>
          <w:sz w:val="24"/>
          <w:szCs w:val="24"/>
          <w:rtl w:val="0"/>
        </w:rPr>
        <w:t xml:space="preserve">7 – Botão para Voltar a tela de Menu.</w:t>
      </w:r>
    </w:p>
    <w:p w:rsidR="00000000" w:rsidDel="00000000" w:rsidP="00000000" w:rsidRDefault="00000000" w:rsidRPr="00000000" w14:paraId="000009B2">
      <w:pPr>
        <w:ind w:left="360" w:firstLine="0"/>
        <w:rPr>
          <w:i w:val="1"/>
          <w:sz w:val="24"/>
          <w:szCs w:val="24"/>
        </w:rPr>
      </w:pPr>
      <w:r w:rsidDel="00000000" w:rsidR="00000000" w:rsidRPr="00000000">
        <w:rPr>
          <w:i w:val="1"/>
          <w:sz w:val="24"/>
          <w:szCs w:val="24"/>
          <w:rtl w:val="0"/>
        </w:rPr>
        <w:t xml:space="preserve">8 – Seleciona Modelo do Veículo.</w:t>
      </w:r>
    </w:p>
    <w:p w:rsidR="00000000" w:rsidDel="00000000" w:rsidP="00000000" w:rsidRDefault="00000000" w:rsidRPr="00000000" w14:paraId="000009B3">
      <w:pPr>
        <w:ind w:left="360" w:firstLine="0"/>
        <w:rPr>
          <w:i w:val="1"/>
          <w:sz w:val="24"/>
          <w:szCs w:val="24"/>
        </w:rPr>
      </w:pPr>
      <w:r w:rsidDel="00000000" w:rsidR="00000000" w:rsidRPr="00000000">
        <w:rPr>
          <w:i w:val="1"/>
          <w:sz w:val="24"/>
          <w:szCs w:val="24"/>
          <w:rtl w:val="0"/>
        </w:rPr>
        <w:t xml:space="preserve">9 – Inclui novo Modelo.</w:t>
      </w:r>
    </w:p>
    <w:p w:rsidR="00000000" w:rsidDel="00000000" w:rsidP="00000000" w:rsidRDefault="00000000" w:rsidRPr="00000000" w14:paraId="000009B4">
      <w:pPr>
        <w:ind w:left="360" w:firstLine="0"/>
        <w:rPr>
          <w:i w:val="1"/>
          <w:sz w:val="24"/>
          <w:szCs w:val="24"/>
        </w:rPr>
      </w:pPr>
      <w:r w:rsidDel="00000000" w:rsidR="00000000" w:rsidRPr="00000000">
        <w:rPr>
          <w:i w:val="1"/>
          <w:sz w:val="24"/>
          <w:szCs w:val="24"/>
          <w:rtl w:val="0"/>
        </w:rPr>
        <w:t xml:space="preserve">10 – Seleciona Marca do Veículo.</w:t>
      </w:r>
    </w:p>
    <w:p w:rsidR="00000000" w:rsidDel="00000000" w:rsidP="00000000" w:rsidRDefault="00000000" w:rsidRPr="00000000" w14:paraId="000009B5">
      <w:pPr>
        <w:ind w:left="360" w:firstLine="0"/>
        <w:rPr>
          <w:i w:val="1"/>
          <w:sz w:val="24"/>
          <w:szCs w:val="24"/>
        </w:rPr>
      </w:pPr>
      <w:r w:rsidDel="00000000" w:rsidR="00000000" w:rsidRPr="00000000">
        <w:rPr>
          <w:i w:val="1"/>
          <w:sz w:val="24"/>
          <w:szCs w:val="24"/>
          <w:rtl w:val="0"/>
        </w:rPr>
        <w:t xml:space="preserve">11 – Inclui nova Marca.</w:t>
      </w:r>
    </w:p>
    <w:p w:rsidR="00000000" w:rsidDel="00000000" w:rsidP="00000000" w:rsidRDefault="00000000" w:rsidRPr="00000000" w14:paraId="000009B6">
      <w:pPr>
        <w:ind w:left="360" w:firstLine="0"/>
        <w:rPr>
          <w:i w:val="1"/>
          <w:sz w:val="24"/>
          <w:szCs w:val="24"/>
        </w:rPr>
      </w:pPr>
      <w:r w:rsidDel="00000000" w:rsidR="00000000" w:rsidRPr="00000000">
        <w:rPr>
          <w:i w:val="1"/>
          <w:sz w:val="24"/>
          <w:szCs w:val="24"/>
          <w:rtl w:val="0"/>
        </w:rPr>
        <w:t xml:space="preserve">12 – Preenche o Preço de Venda.</w:t>
      </w:r>
    </w:p>
    <w:p w:rsidR="00000000" w:rsidDel="00000000" w:rsidP="00000000" w:rsidRDefault="00000000" w:rsidRPr="00000000" w14:paraId="000009B7">
      <w:pPr>
        <w:ind w:left="360" w:firstLine="0"/>
        <w:rPr>
          <w:i w:val="1"/>
          <w:sz w:val="24"/>
          <w:szCs w:val="24"/>
        </w:rPr>
      </w:pPr>
      <w:r w:rsidDel="00000000" w:rsidR="00000000" w:rsidRPr="00000000">
        <w:rPr>
          <w:i w:val="1"/>
          <w:sz w:val="24"/>
          <w:szCs w:val="24"/>
          <w:rtl w:val="0"/>
        </w:rPr>
        <w:t xml:space="preserve">13 – Preenche o Preço de Compra.</w:t>
      </w:r>
    </w:p>
    <w:p w:rsidR="00000000" w:rsidDel="00000000" w:rsidP="00000000" w:rsidRDefault="00000000" w:rsidRPr="00000000" w14:paraId="000009B8">
      <w:pPr>
        <w:ind w:left="360" w:firstLine="0"/>
        <w:rPr>
          <w:i w:val="1"/>
          <w:sz w:val="24"/>
          <w:szCs w:val="24"/>
        </w:rPr>
      </w:pPr>
      <w:r w:rsidDel="00000000" w:rsidR="00000000" w:rsidRPr="00000000">
        <w:rPr>
          <w:i w:val="1"/>
          <w:sz w:val="24"/>
          <w:szCs w:val="24"/>
          <w:rtl w:val="0"/>
        </w:rPr>
        <w:t xml:space="preserve">14 – Preenche o numero de Pessoas (ocupação do Veículo).</w:t>
      </w:r>
    </w:p>
    <w:p w:rsidR="00000000" w:rsidDel="00000000" w:rsidP="00000000" w:rsidRDefault="00000000" w:rsidRPr="00000000" w14:paraId="000009B9">
      <w:pPr>
        <w:ind w:left="360" w:firstLine="0"/>
        <w:rPr>
          <w:i w:val="1"/>
          <w:sz w:val="24"/>
          <w:szCs w:val="24"/>
        </w:rPr>
      </w:pPr>
      <w:r w:rsidDel="00000000" w:rsidR="00000000" w:rsidRPr="00000000">
        <w:rPr>
          <w:i w:val="1"/>
          <w:sz w:val="24"/>
          <w:szCs w:val="24"/>
          <w:rtl w:val="0"/>
        </w:rPr>
        <w:t xml:space="preserve">15 – Preenche o Ano de Fabricação.</w:t>
      </w:r>
    </w:p>
    <w:p w:rsidR="00000000" w:rsidDel="00000000" w:rsidP="00000000" w:rsidRDefault="00000000" w:rsidRPr="00000000" w14:paraId="000009BA">
      <w:pPr>
        <w:ind w:left="360" w:firstLine="0"/>
        <w:rPr>
          <w:i w:val="1"/>
          <w:sz w:val="24"/>
          <w:szCs w:val="24"/>
        </w:rPr>
      </w:pPr>
      <w:r w:rsidDel="00000000" w:rsidR="00000000" w:rsidRPr="00000000">
        <w:rPr>
          <w:i w:val="1"/>
          <w:sz w:val="24"/>
          <w:szCs w:val="24"/>
          <w:rtl w:val="0"/>
        </w:rPr>
        <w:t xml:space="preserve">16 – Preenche o Ano do Modelo.</w:t>
      </w:r>
    </w:p>
    <w:p w:rsidR="00000000" w:rsidDel="00000000" w:rsidP="00000000" w:rsidRDefault="00000000" w:rsidRPr="00000000" w14:paraId="000009BB">
      <w:pPr>
        <w:ind w:left="360" w:firstLine="0"/>
        <w:rPr>
          <w:i w:val="1"/>
          <w:sz w:val="24"/>
          <w:szCs w:val="24"/>
        </w:rPr>
      </w:pPr>
      <w:r w:rsidDel="00000000" w:rsidR="00000000" w:rsidRPr="00000000">
        <w:rPr>
          <w:i w:val="1"/>
          <w:sz w:val="24"/>
          <w:szCs w:val="24"/>
          <w:rtl w:val="0"/>
        </w:rPr>
        <w:t xml:space="preserve">17 – Preenche o Renavam.</w:t>
      </w:r>
    </w:p>
    <w:p w:rsidR="00000000" w:rsidDel="00000000" w:rsidP="00000000" w:rsidRDefault="00000000" w:rsidRPr="00000000" w14:paraId="000009BC">
      <w:pPr>
        <w:ind w:left="360" w:firstLine="0"/>
        <w:rPr>
          <w:i w:val="1"/>
          <w:sz w:val="24"/>
          <w:szCs w:val="24"/>
        </w:rPr>
      </w:pPr>
      <w:r w:rsidDel="00000000" w:rsidR="00000000" w:rsidRPr="00000000">
        <w:rPr>
          <w:i w:val="1"/>
          <w:sz w:val="24"/>
          <w:szCs w:val="24"/>
          <w:rtl w:val="0"/>
        </w:rPr>
        <w:t xml:space="preserve">18 – Preenche a Quilometragem.</w:t>
      </w:r>
    </w:p>
    <w:p w:rsidR="00000000" w:rsidDel="00000000" w:rsidP="00000000" w:rsidRDefault="00000000" w:rsidRPr="00000000" w14:paraId="000009BD">
      <w:pPr>
        <w:ind w:left="360" w:firstLine="0"/>
        <w:rPr>
          <w:i w:val="1"/>
          <w:sz w:val="24"/>
          <w:szCs w:val="24"/>
        </w:rPr>
      </w:pPr>
      <w:r w:rsidDel="00000000" w:rsidR="00000000" w:rsidRPr="00000000">
        <w:rPr>
          <w:i w:val="1"/>
          <w:sz w:val="24"/>
          <w:szCs w:val="24"/>
          <w:rtl w:val="0"/>
        </w:rPr>
        <w:t xml:space="preserve">19 – Selecione o Tipo de Combustivel.</w:t>
      </w:r>
    </w:p>
    <w:p w:rsidR="00000000" w:rsidDel="00000000" w:rsidP="00000000" w:rsidRDefault="00000000" w:rsidRPr="00000000" w14:paraId="000009BE">
      <w:pPr>
        <w:ind w:left="360" w:firstLine="0"/>
        <w:rPr>
          <w:i w:val="1"/>
          <w:sz w:val="24"/>
          <w:szCs w:val="24"/>
        </w:rPr>
      </w:pPr>
      <w:r w:rsidDel="00000000" w:rsidR="00000000" w:rsidRPr="00000000">
        <w:rPr>
          <w:i w:val="1"/>
          <w:sz w:val="24"/>
          <w:szCs w:val="24"/>
          <w:rtl w:val="0"/>
        </w:rPr>
        <w:t xml:space="preserve">20 – Selecione o Tipo de Veículo</w:t>
      </w:r>
    </w:p>
    <w:p w:rsidR="00000000" w:rsidDel="00000000" w:rsidP="00000000" w:rsidRDefault="00000000" w:rsidRPr="00000000" w14:paraId="000009BF">
      <w:pPr>
        <w:ind w:left="360" w:firstLine="0"/>
        <w:rPr>
          <w:i w:val="1"/>
          <w:sz w:val="24"/>
          <w:szCs w:val="24"/>
        </w:rPr>
      </w:pPr>
      <w:r w:rsidDel="00000000" w:rsidR="00000000" w:rsidRPr="00000000">
        <w:rPr>
          <w:i w:val="1"/>
          <w:sz w:val="24"/>
          <w:szCs w:val="24"/>
          <w:rtl w:val="0"/>
        </w:rPr>
        <w:t xml:space="preserve">21 –Selecione a Situação do Veículo</w:t>
      </w:r>
    </w:p>
    <w:p w:rsidR="00000000" w:rsidDel="00000000" w:rsidP="00000000" w:rsidRDefault="00000000" w:rsidRPr="00000000" w14:paraId="000009C0">
      <w:pPr>
        <w:ind w:left="360" w:firstLine="0"/>
        <w:rPr>
          <w:i w:val="1"/>
          <w:sz w:val="24"/>
          <w:szCs w:val="24"/>
        </w:rPr>
      </w:pPr>
      <w:r w:rsidDel="00000000" w:rsidR="00000000" w:rsidRPr="00000000">
        <w:rPr>
          <w:i w:val="1"/>
          <w:sz w:val="24"/>
          <w:szCs w:val="24"/>
          <w:rtl w:val="0"/>
        </w:rPr>
        <w:t xml:space="preserve">22 – Lista com os Veículo cadastrados.</w:t>
      </w:r>
    </w:p>
    <w:p w:rsidR="00000000" w:rsidDel="00000000" w:rsidP="00000000" w:rsidRDefault="00000000" w:rsidRPr="00000000" w14:paraId="000009C1">
      <w:pPr>
        <w:ind w:left="360" w:firstLine="0"/>
        <w:rPr>
          <w:i w:val="1"/>
          <w:sz w:val="24"/>
          <w:szCs w:val="24"/>
        </w:rPr>
      </w:pPr>
      <w:r w:rsidDel="00000000" w:rsidR="00000000" w:rsidRPr="00000000">
        <w:rPr>
          <w:rtl w:val="0"/>
        </w:rPr>
      </w:r>
    </w:p>
    <w:p w:rsidR="00000000" w:rsidDel="00000000" w:rsidP="00000000" w:rsidRDefault="00000000" w:rsidRPr="00000000" w14:paraId="000009C2">
      <w:pPr>
        <w:ind w:left="360" w:firstLine="0"/>
        <w:rPr>
          <w:i w:val="1"/>
          <w:sz w:val="24"/>
          <w:szCs w:val="24"/>
        </w:rPr>
      </w:pPr>
      <w:r w:rsidDel="00000000" w:rsidR="00000000" w:rsidRPr="00000000">
        <w:rPr>
          <w:rtl w:val="0"/>
        </w:rPr>
      </w:r>
    </w:p>
    <w:p w:rsidR="00000000" w:rsidDel="00000000" w:rsidP="00000000" w:rsidRDefault="00000000" w:rsidRPr="00000000" w14:paraId="000009C3">
      <w:pPr>
        <w:ind w:left="360" w:firstLine="0"/>
        <w:rPr>
          <w:i w:val="1"/>
          <w:sz w:val="24"/>
          <w:szCs w:val="24"/>
        </w:rPr>
      </w:pPr>
      <w:r w:rsidDel="00000000" w:rsidR="00000000" w:rsidRPr="00000000">
        <w:rPr>
          <w:rtl w:val="0"/>
        </w:rPr>
      </w:r>
    </w:p>
    <w:p w:rsidR="00000000" w:rsidDel="00000000" w:rsidP="00000000" w:rsidRDefault="00000000" w:rsidRPr="00000000" w14:paraId="000009C4">
      <w:pPr>
        <w:ind w:left="360" w:firstLine="0"/>
        <w:rPr>
          <w:i w:val="1"/>
          <w:sz w:val="24"/>
          <w:szCs w:val="24"/>
        </w:rPr>
      </w:pPr>
      <w:r w:rsidDel="00000000" w:rsidR="00000000" w:rsidRPr="00000000">
        <w:rPr>
          <w:rtl w:val="0"/>
        </w:rPr>
      </w:r>
    </w:p>
    <w:p w:rsidR="00000000" w:rsidDel="00000000" w:rsidP="00000000" w:rsidRDefault="00000000" w:rsidRPr="00000000" w14:paraId="000009C5">
      <w:pPr>
        <w:ind w:left="360" w:firstLine="0"/>
        <w:rPr>
          <w:i w:val="1"/>
          <w:sz w:val="24"/>
          <w:szCs w:val="24"/>
        </w:rPr>
      </w:pPr>
      <w:r w:rsidDel="00000000" w:rsidR="00000000" w:rsidRPr="00000000">
        <w:rPr>
          <w:i w:val="1"/>
          <w:sz w:val="24"/>
          <w:szCs w:val="24"/>
        </w:rPr>
        <w:drawing>
          <wp:inline distB="0" distT="0" distL="0" distR="0">
            <wp:extent cx="5612130" cy="4475125"/>
            <wp:effectExtent b="0" l="0" r="0" t="0"/>
            <wp:docPr id="8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12130" cy="4475125"/>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C7">
      <w:pPr>
        <w:ind w:left="360" w:firstLine="0"/>
        <w:rPr>
          <w:i w:val="1"/>
          <w:sz w:val="24"/>
          <w:szCs w:val="24"/>
        </w:rPr>
      </w:pPr>
      <w:r w:rsidDel="00000000" w:rsidR="00000000" w:rsidRPr="00000000">
        <w:rPr>
          <w:i w:val="1"/>
          <w:sz w:val="24"/>
          <w:szCs w:val="24"/>
          <w:rtl w:val="0"/>
        </w:rPr>
        <w:t xml:space="preserve">1 – Botão para Incluir novo Modelo.</w:t>
      </w:r>
    </w:p>
    <w:p w:rsidR="00000000" w:rsidDel="00000000" w:rsidP="00000000" w:rsidRDefault="00000000" w:rsidRPr="00000000" w14:paraId="000009C8">
      <w:pPr>
        <w:ind w:left="360" w:firstLine="0"/>
        <w:rPr>
          <w:i w:val="1"/>
          <w:sz w:val="24"/>
          <w:szCs w:val="24"/>
        </w:rPr>
      </w:pPr>
      <w:r w:rsidDel="00000000" w:rsidR="00000000" w:rsidRPr="00000000">
        <w:rPr>
          <w:i w:val="1"/>
          <w:sz w:val="24"/>
          <w:szCs w:val="24"/>
          <w:rtl w:val="0"/>
        </w:rPr>
        <w:t xml:space="preserve">2 – Botão para Salvar novo Modelo.</w:t>
      </w:r>
    </w:p>
    <w:p w:rsidR="00000000" w:rsidDel="00000000" w:rsidP="00000000" w:rsidRDefault="00000000" w:rsidRPr="00000000" w14:paraId="000009C9">
      <w:pPr>
        <w:ind w:left="360" w:firstLine="0"/>
        <w:rPr>
          <w:i w:val="1"/>
          <w:sz w:val="24"/>
          <w:szCs w:val="24"/>
        </w:rPr>
      </w:pPr>
      <w:r w:rsidDel="00000000" w:rsidR="00000000" w:rsidRPr="00000000">
        <w:rPr>
          <w:i w:val="1"/>
          <w:sz w:val="24"/>
          <w:szCs w:val="24"/>
          <w:rtl w:val="0"/>
        </w:rPr>
        <w:t xml:space="preserve">3 – Botão para Alterar o cadastro de Modelo.</w:t>
      </w:r>
    </w:p>
    <w:p w:rsidR="00000000" w:rsidDel="00000000" w:rsidP="00000000" w:rsidRDefault="00000000" w:rsidRPr="00000000" w14:paraId="000009CA">
      <w:pPr>
        <w:ind w:left="360" w:firstLine="0"/>
        <w:rPr>
          <w:i w:val="1"/>
          <w:sz w:val="24"/>
          <w:szCs w:val="24"/>
        </w:rPr>
      </w:pPr>
      <w:r w:rsidDel="00000000" w:rsidR="00000000" w:rsidRPr="00000000">
        <w:rPr>
          <w:i w:val="1"/>
          <w:sz w:val="24"/>
          <w:szCs w:val="24"/>
          <w:rtl w:val="0"/>
        </w:rPr>
        <w:t xml:space="preserve">4 – Botão para Deletar um Modelo.</w:t>
      </w:r>
    </w:p>
    <w:p w:rsidR="00000000" w:rsidDel="00000000" w:rsidP="00000000" w:rsidRDefault="00000000" w:rsidRPr="00000000" w14:paraId="000009CB">
      <w:pPr>
        <w:ind w:left="360" w:firstLine="0"/>
        <w:rPr>
          <w:i w:val="1"/>
          <w:sz w:val="24"/>
          <w:szCs w:val="24"/>
        </w:rPr>
      </w:pPr>
      <w:r w:rsidDel="00000000" w:rsidR="00000000" w:rsidRPr="00000000">
        <w:rPr>
          <w:i w:val="1"/>
          <w:sz w:val="24"/>
          <w:szCs w:val="24"/>
          <w:rtl w:val="0"/>
        </w:rPr>
        <w:t xml:space="preserve">6 – Botão para Cancelara ação que esta sendo realizada.</w:t>
      </w:r>
    </w:p>
    <w:p w:rsidR="00000000" w:rsidDel="00000000" w:rsidP="00000000" w:rsidRDefault="00000000" w:rsidRPr="00000000" w14:paraId="000009CC">
      <w:pPr>
        <w:ind w:left="360" w:firstLine="0"/>
        <w:rPr>
          <w:i w:val="1"/>
          <w:sz w:val="24"/>
          <w:szCs w:val="24"/>
        </w:rPr>
      </w:pPr>
      <w:r w:rsidDel="00000000" w:rsidR="00000000" w:rsidRPr="00000000">
        <w:rPr>
          <w:i w:val="1"/>
          <w:sz w:val="24"/>
          <w:szCs w:val="24"/>
          <w:rtl w:val="0"/>
        </w:rPr>
        <w:t xml:space="preserve">7 – Botão para Voltar a tela de Menu.</w:t>
      </w:r>
    </w:p>
    <w:p w:rsidR="00000000" w:rsidDel="00000000" w:rsidP="00000000" w:rsidRDefault="00000000" w:rsidRPr="00000000" w14:paraId="000009CD">
      <w:pPr>
        <w:ind w:left="360" w:firstLine="0"/>
        <w:rPr>
          <w:i w:val="1"/>
          <w:sz w:val="24"/>
          <w:szCs w:val="24"/>
        </w:rPr>
      </w:pPr>
      <w:r w:rsidDel="00000000" w:rsidR="00000000" w:rsidRPr="00000000">
        <w:rPr>
          <w:i w:val="1"/>
          <w:sz w:val="24"/>
          <w:szCs w:val="24"/>
          <w:rtl w:val="0"/>
        </w:rPr>
        <w:t xml:space="preserve">8 – Seleciona a Marca do Veículo.</w:t>
      </w:r>
    </w:p>
    <w:p w:rsidR="00000000" w:rsidDel="00000000" w:rsidP="00000000" w:rsidRDefault="00000000" w:rsidRPr="00000000" w14:paraId="000009CE">
      <w:pPr>
        <w:ind w:left="360" w:firstLine="0"/>
        <w:rPr>
          <w:i w:val="1"/>
          <w:sz w:val="24"/>
          <w:szCs w:val="24"/>
        </w:rPr>
      </w:pPr>
      <w:r w:rsidDel="00000000" w:rsidR="00000000" w:rsidRPr="00000000">
        <w:rPr>
          <w:i w:val="1"/>
          <w:sz w:val="24"/>
          <w:szCs w:val="24"/>
          <w:rtl w:val="0"/>
        </w:rPr>
        <w:t xml:space="preserve">8 – Preencher a Descrição do Modelo de Veículo.</w:t>
      </w:r>
    </w:p>
    <w:p w:rsidR="00000000" w:rsidDel="00000000" w:rsidP="00000000" w:rsidRDefault="00000000" w:rsidRPr="00000000" w14:paraId="000009CF">
      <w:pPr>
        <w:ind w:left="360" w:firstLine="0"/>
        <w:rPr>
          <w:i w:val="1"/>
          <w:sz w:val="24"/>
          <w:szCs w:val="24"/>
        </w:rPr>
      </w:pPr>
      <w:r w:rsidDel="00000000" w:rsidR="00000000" w:rsidRPr="00000000">
        <w:rPr>
          <w:i w:val="1"/>
          <w:sz w:val="24"/>
          <w:szCs w:val="24"/>
          <w:rtl w:val="0"/>
        </w:rPr>
        <w:t xml:space="preserve">9 – Lista com Modelos cadastrados.</w:t>
      </w:r>
    </w:p>
    <w:p w:rsidR="00000000" w:rsidDel="00000000" w:rsidP="00000000" w:rsidRDefault="00000000" w:rsidRPr="00000000" w14:paraId="000009D0">
      <w:pPr>
        <w:ind w:left="360" w:firstLine="0"/>
        <w:rPr>
          <w:i w:val="1"/>
          <w:sz w:val="24"/>
          <w:szCs w:val="24"/>
        </w:rPr>
      </w:pPr>
      <w:r w:rsidDel="00000000" w:rsidR="00000000" w:rsidRPr="00000000">
        <w:rPr>
          <w:i w:val="1"/>
          <w:sz w:val="24"/>
          <w:szCs w:val="24"/>
        </w:rPr>
        <w:drawing>
          <wp:inline distB="0" distT="0" distL="0" distR="0">
            <wp:extent cx="5497195" cy="5305425"/>
            <wp:effectExtent b="0" l="0" r="0" t="0"/>
            <wp:docPr id="8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97195"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D2">
      <w:pPr>
        <w:ind w:left="360" w:firstLine="0"/>
        <w:rPr>
          <w:i w:val="1"/>
          <w:sz w:val="24"/>
          <w:szCs w:val="24"/>
        </w:rPr>
      </w:pPr>
      <w:r w:rsidDel="00000000" w:rsidR="00000000" w:rsidRPr="00000000">
        <w:rPr>
          <w:i w:val="1"/>
          <w:sz w:val="24"/>
          <w:szCs w:val="24"/>
          <w:rtl w:val="0"/>
        </w:rPr>
        <w:t xml:space="preserve">1 – Botão para Incluir nova Marca.</w:t>
      </w:r>
    </w:p>
    <w:p w:rsidR="00000000" w:rsidDel="00000000" w:rsidP="00000000" w:rsidRDefault="00000000" w:rsidRPr="00000000" w14:paraId="000009D3">
      <w:pPr>
        <w:ind w:left="360" w:firstLine="0"/>
        <w:rPr>
          <w:i w:val="1"/>
          <w:sz w:val="24"/>
          <w:szCs w:val="24"/>
        </w:rPr>
      </w:pPr>
      <w:r w:rsidDel="00000000" w:rsidR="00000000" w:rsidRPr="00000000">
        <w:rPr>
          <w:i w:val="1"/>
          <w:sz w:val="24"/>
          <w:szCs w:val="24"/>
          <w:rtl w:val="0"/>
        </w:rPr>
        <w:t xml:space="preserve">2 – Botão para Salvar nova Marca.</w:t>
      </w:r>
    </w:p>
    <w:p w:rsidR="00000000" w:rsidDel="00000000" w:rsidP="00000000" w:rsidRDefault="00000000" w:rsidRPr="00000000" w14:paraId="000009D4">
      <w:pPr>
        <w:ind w:left="360" w:firstLine="0"/>
        <w:rPr>
          <w:i w:val="1"/>
          <w:sz w:val="24"/>
          <w:szCs w:val="24"/>
        </w:rPr>
      </w:pPr>
      <w:r w:rsidDel="00000000" w:rsidR="00000000" w:rsidRPr="00000000">
        <w:rPr>
          <w:i w:val="1"/>
          <w:sz w:val="24"/>
          <w:szCs w:val="24"/>
          <w:rtl w:val="0"/>
        </w:rPr>
        <w:t xml:space="preserve">3 – Botão para Alterar o cadastro da Marca.</w:t>
      </w:r>
    </w:p>
    <w:p w:rsidR="00000000" w:rsidDel="00000000" w:rsidP="00000000" w:rsidRDefault="00000000" w:rsidRPr="00000000" w14:paraId="000009D5">
      <w:pPr>
        <w:ind w:left="360" w:firstLine="0"/>
        <w:rPr>
          <w:i w:val="1"/>
          <w:sz w:val="24"/>
          <w:szCs w:val="24"/>
        </w:rPr>
      </w:pPr>
      <w:r w:rsidDel="00000000" w:rsidR="00000000" w:rsidRPr="00000000">
        <w:rPr>
          <w:i w:val="1"/>
          <w:sz w:val="24"/>
          <w:szCs w:val="24"/>
          <w:rtl w:val="0"/>
        </w:rPr>
        <w:t xml:space="preserve">4 – Botão para Deletar uma Marca.</w:t>
      </w:r>
    </w:p>
    <w:p w:rsidR="00000000" w:rsidDel="00000000" w:rsidP="00000000" w:rsidRDefault="00000000" w:rsidRPr="00000000" w14:paraId="000009D6">
      <w:pPr>
        <w:ind w:left="360" w:firstLine="0"/>
        <w:rPr>
          <w:i w:val="1"/>
          <w:sz w:val="24"/>
          <w:szCs w:val="24"/>
        </w:rPr>
      </w:pPr>
      <w:r w:rsidDel="00000000" w:rsidR="00000000" w:rsidRPr="00000000">
        <w:rPr>
          <w:i w:val="1"/>
          <w:sz w:val="24"/>
          <w:szCs w:val="24"/>
          <w:rtl w:val="0"/>
        </w:rPr>
        <w:t xml:space="preserve">6 – Botão para Cancelara ação que esta sendo realizada.</w:t>
      </w:r>
    </w:p>
    <w:p w:rsidR="00000000" w:rsidDel="00000000" w:rsidP="00000000" w:rsidRDefault="00000000" w:rsidRPr="00000000" w14:paraId="000009D7">
      <w:pPr>
        <w:ind w:left="360" w:firstLine="0"/>
        <w:rPr>
          <w:i w:val="1"/>
          <w:sz w:val="24"/>
          <w:szCs w:val="24"/>
        </w:rPr>
      </w:pPr>
      <w:r w:rsidDel="00000000" w:rsidR="00000000" w:rsidRPr="00000000">
        <w:rPr>
          <w:i w:val="1"/>
          <w:sz w:val="24"/>
          <w:szCs w:val="24"/>
          <w:rtl w:val="0"/>
        </w:rPr>
        <w:t xml:space="preserve">7 – Botão para Voltar a tela de Menu.</w:t>
      </w:r>
    </w:p>
    <w:p w:rsidR="00000000" w:rsidDel="00000000" w:rsidP="00000000" w:rsidRDefault="00000000" w:rsidRPr="00000000" w14:paraId="000009D8">
      <w:pPr>
        <w:ind w:left="360" w:firstLine="0"/>
        <w:rPr>
          <w:i w:val="1"/>
          <w:sz w:val="24"/>
          <w:szCs w:val="24"/>
        </w:rPr>
      </w:pPr>
      <w:r w:rsidDel="00000000" w:rsidR="00000000" w:rsidRPr="00000000">
        <w:rPr>
          <w:i w:val="1"/>
          <w:sz w:val="24"/>
          <w:szCs w:val="24"/>
          <w:rtl w:val="0"/>
        </w:rPr>
        <w:t xml:space="preserve">8 – Preencher a Descrição da Marca de Veículo.</w:t>
      </w:r>
    </w:p>
    <w:p w:rsidR="00000000" w:rsidDel="00000000" w:rsidP="00000000" w:rsidRDefault="00000000" w:rsidRPr="00000000" w14:paraId="000009D9">
      <w:pPr>
        <w:ind w:left="360" w:firstLine="0"/>
        <w:rPr>
          <w:i w:val="1"/>
          <w:sz w:val="24"/>
          <w:szCs w:val="24"/>
        </w:rPr>
      </w:pPr>
      <w:r w:rsidDel="00000000" w:rsidR="00000000" w:rsidRPr="00000000">
        <w:rPr>
          <w:i w:val="1"/>
          <w:sz w:val="24"/>
          <w:szCs w:val="24"/>
          <w:rtl w:val="0"/>
        </w:rPr>
        <w:t xml:space="preserve">9 – Lista com Marca cadastradas.</w:t>
      </w:r>
    </w:p>
    <w:p w:rsidR="00000000" w:rsidDel="00000000" w:rsidP="00000000" w:rsidRDefault="00000000" w:rsidRPr="00000000" w14:paraId="000009DA">
      <w:pPr>
        <w:ind w:left="360" w:firstLine="0"/>
        <w:rPr>
          <w:i w:val="1"/>
          <w:sz w:val="24"/>
          <w:szCs w:val="24"/>
        </w:rPr>
      </w:pPr>
      <w:r w:rsidDel="00000000" w:rsidR="00000000" w:rsidRPr="00000000">
        <w:rPr>
          <w:rtl w:val="0"/>
        </w:rPr>
      </w:r>
    </w:p>
    <w:p w:rsidR="00000000" w:rsidDel="00000000" w:rsidP="00000000" w:rsidRDefault="00000000" w:rsidRPr="00000000" w14:paraId="000009DB">
      <w:pPr>
        <w:ind w:left="360" w:firstLine="0"/>
        <w:rPr>
          <w:i w:val="1"/>
          <w:sz w:val="24"/>
          <w:szCs w:val="24"/>
        </w:rPr>
      </w:pPr>
      <w:r w:rsidDel="00000000" w:rsidR="00000000" w:rsidRPr="00000000">
        <w:rPr>
          <w:rtl w:val="0"/>
        </w:rPr>
      </w:r>
    </w:p>
    <w:p w:rsidR="00000000" w:rsidDel="00000000" w:rsidP="00000000" w:rsidRDefault="00000000" w:rsidRPr="00000000" w14:paraId="000009DC">
      <w:pPr>
        <w:ind w:left="360" w:firstLine="0"/>
        <w:rPr>
          <w:i w:val="1"/>
          <w:sz w:val="24"/>
          <w:szCs w:val="24"/>
        </w:rPr>
      </w:pPr>
      <w:r w:rsidDel="00000000" w:rsidR="00000000" w:rsidRPr="00000000">
        <w:rPr>
          <w:rtl w:val="0"/>
        </w:rPr>
      </w:r>
    </w:p>
    <w:p w:rsidR="00000000" w:rsidDel="00000000" w:rsidP="00000000" w:rsidRDefault="00000000" w:rsidRPr="00000000" w14:paraId="000009DD">
      <w:pPr>
        <w:ind w:left="360" w:firstLine="0"/>
        <w:rPr>
          <w:i w:val="1"/>
          <w:sz w:val="24"/>
          <w:szCs w:val="24"/>
        </w:rPr>
      </w:pPr>
      <w:r w:rsidDel="00000000" w:rsidR="00000000" w:rsidRPr="00000000">
        <w:rPr>
          <w:rtl w:val="0"/>
        </w:rPr>
      </w:r>
    </w:p>
    <w:p w:rsidR="00000000" w:rsidDel="00000000" w:rsidP="00000000" w:rsidRDefault="00000000" w:rsidRPr="00000000" w14:paraId="000009DE">
      <w:pPr>
        <w:ind w:left="360" w:firstLine="0"/>
        <w:rPr>
          <w:i w:val="1"/>
          <w:sz w:val="24"/>
          <w:szCs w:val="24"/>
        </w:rPr>
      </w:pPr>
      <w:r w:rsidDel="00000000" w:rsidR="00000000" w:rsidRPr="00000000">
        <w:rPr>
          <w:i w:val="1"/>
          <w:sz w:val="24"/>
          <w:szCs w:val="24"/>
        </w:rPr>
        <w:drawing>
          <wp:inline distB="0" distT="0" distL="0" distR="0">
            <wp:extent cx="5612130" cy="3978884"/>
            <wp:effectExtent b="0" l="0" r="0" t="0"/>
            <wp:docPr id="8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612130" cy="3978884"/>
                    </a:xfrm>
                    <a:prstGeom prst="rect"/>
                    <a:ln/>
                  </pic:spPr>
                </pic:pic>
              </a:graphicData>
            </a:graphic>
          </wp:inline>
        </w:drawing>
      </w:r>
      <w:r w:rsidDel="00000000" w:rsidR="00000000" w:rsidRPr="00000000">
        <w:rPr>
          <w:rtl w:val="0"/>
        </w:rPr>
      </w:r>
    </w:p>
    <w:p w:rsidR="00000000" w:rsidDel="00000000" w:rsidP="00000000" w:rsidRDefault="00000000" w:rsidRPr="00000000" w14:paraId="000009DF">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9E0">
      <w:pPr>
        <w:ind w:left="360" w:firstLine="0"/>
        <w:rPr>
          <w:i w:val="1"/>
          <w:sz w:val="24"/>
          <w:szCs w:val="24"/>
        </w:rPr>
      </w:pPr>
      <w:bookmarkStart w:colFirst="0" w:colLast="0" w:name="_heading=h.yvfz87c27ofw" w:id="58"/>
      <w:bookmarkEnd w:id="58"/>
      <w:r w:rsidDel="00000000" w:rsidR="00000000" w:rsidRPr="00000000">
        <w:rPr>
          <w:i w:val="1"/>
          <w:sz w:val="24"/>
          <w:szCs w:val="24"/>
          <w:rtl w:val="0"/>
        </w:rPr>
        <w:t xml:space="preserve">1 – Seleciona Buscar Por.</w:t>
      </w:r>
    </w:p>
    <w:p w:rsidR="00000000" w:rsidDel="00000000" w:rsidP="00000000" w:rsidRDefault="00000000" w:rsidRPr="00000000" w14:paraId="000009E1">
      <w:pPr>
        <w:ind w:left="360" w:firstLine="0"/>
        <w:rPr>
          <w:i w:val="1"/>
          <w:sz w:val="24"/>
          <w:szCs w:val="24"/>
        </w:rPr>
      </w:pPr>
      <w:r w:rsidDel="00000000" w:rsidR="00000000" w:rsidRPr="00000000">
        <w:rPr>
          <w:i w:val="1"/>
          <w:sz w:val="24"/>
          <w:szCs w:val="24"/>
          <w:rtl w:val="0"/>
        </w:rPr>
        <w:t xml:space="preserve">2 – Digite oque procura e aperte enter.</w:t>
      </w:r>
    </w:p>
    <w:p w:rsidR="00000000" w:rsidDel="00000000" w:rsidP="00000000" w:rsidRDefault="00000000" w:rsidRPr="00000000" w14:paraId="000009E2">
      <w:pPr>
        <w:ind w:left="360" w:firstLine="0"/>
        <w:rPr>
          <w:i w:val="1"/>
          <w:sz w:val="24"/>
          <w:szCs w:val="24"/>
        </w:rPr>
      </w:pPr>
      <w:r w:rsidDel="00000000" w:rsidR="00000000" w:rsidRPr="00000000">
        <w:rPr>
          <w:i w:val="1"/>
          <w:sz w:val="24"/>
          <w:szCs w:val="24"/>
          <w:rtl w:val="0"/>
        </w:rPr>
        <w:t xml:space="preserve">3 – Lista da Procura realizada.</w:t>
      </w:r>
    </w:p>
    <w:p w:rsidR="00000000" w:rsidDel="00000000" w:rsidP="00000000" w:rsidRDefault="00000000" w:rsidRPr="00000000" w14:paraId="000009E3">
      <w:pPr>
        <w:ind w:left="360" w:firstLine="0"/>
        <w:rPr>
          <w:i w:val="1"/>
          <w:sz w:val="24"/>
          <w:szCs w:val="24"/>
        </w:rPr>
      </w:pPr>
      <w:r w:rsidDel="00000000" w:rsidR="00000000" w:rsidRPr="00000000">
        <w:rPr>
          <w:i w:val="1"/>
          <w:sz w:val="24"/>
          <w:szCs w:val="24"/>
          <w:rtl w:val="0"/>
        </w:rPr>
        <w:t xml:space="preserve">4 – Selecione na lista e clique em Deletar. </w:t>
      </w:r>
    </w:p>
    <w:p w:rsidR="00000000" w:rsidDel="00000000" w:rsidP="00000000" w:rsidRDefault="00000000" w:rsidRPr="00000000" w14:paraId="000009E4">
      <w:pPr>
        <w:keepNext w:val="1"/>
        <w:keepLines w:val="1"/>
        <w:pBdr>
          <w:top w:space="0" w:sz="0" w:val="nil"/>
          <w:left w:space="0" w:sz="0" w:val="nil"/>
          <w:bottom w:space="0" w:sz="0" w:val="nil"/>
          <w:right w:space="0" w:sz="0" w:val="nil"/>
          <w:between w:space="0" w:sz="0" w:val="nil"/>
        </w:pBdr>
        <w:spacing w:after="120" w:before="400" w:lineRule="auto"/>
        <w:ind w:firstLine="720"/>
        <w:rPr>
          <w:color w:val="000000"/>
          <w:sz w:val="40"/>
          <w:szCs w:val="40"/>
        </w:rPr>
      </w:pPr>
      <w:r w:rsidDel="00000000" w:rsidR="00000000" w:rsidRPr="00000000">
        <w:rPr>
          <w:color w:val="000000"/>
          <w:sz w:val="40"/>
          <w:szCs w:val="40"/>
        </w:rPr>
        <w:drawing>
          <wp:inline distB="0" distT="0" distL="0" distR="0">
            <wp:extent cx="5612130" cy="4165648"/>
            <wp:effectExtent b="0" l="0" r="0" t="0"/>
            <wp:docPr id="8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612130" cy="4165648"/>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ind w:left="360" w:firstLine="0"/>
        <w:rPr>
          <w:i w:val="1"/>
          <w:sz w:val="24"/>
          <w:szCs w:val="24"/>
        </w:rPr>
      </w:pPr>
      <w:r w:rsidDel="00000000" w:rsidR="00000000" w:rsidRPr="00000000">
        <w:rPr>
          <w:rtl w:val="0"/>
        </w:rPr>
        <w:tab/>
      </w:r>
      <w:r w:rsidDel="00000000" w:rsidR="00000000" w:rsidRPr="00000000">
        <w:rPr>
          <w:i w:val="1"/>
          <w:sz w:val="24"/>
          <w:szCs w:val="24"/>
          <w:rtl w:val="0"/>
        </w:rPr>
        <w:t xml:space="preserve">Descrição da Tela:</w:t>
      </w:r>
    </w:p>
    <w:p w:rsidR="00000000" w:rsidDel="00000000" w:rsidP="00000000" w:rsidRDefault="00000000" w:rsidRPr="00000000" w14:paraId="000009E6">
      <w:pPr>
        <w:ind w:left="360" w:firstLine="0"/>
        <w:rPr>
          <w:i w:val="1"/>
          <w:sz w:val="24"/>
          <w:szCs w:val="24"/>
        </w:rPr>
      </w:pPr>
      <w:r w:rsidDel="00000000" w:rsidR="00000000" w:rsidRPr="00000000">
        <w:rPr>
          <w:i w:val="1"/>
          <w:sz w:val="24"/>
          <w:szCs w:val="24"/>
          <w:rtl w:val="0"/>
        </w:rPr>
        <w:t xml:space="preserve">1 – Botão para Incluir novo Cliente.</w:t>
      </w:r>
    </w:p>
    <w:p w:rsidR="00000000" w:rsidDel="00000000" w:rsidP="00000000" w:rsidRDefault="00000000" w:rsidRPr="00000000" w14:paraId="000009E7">
      <w:pPr>
        <w:ind w:left="360" w:firstLine="0"/>
        <w:rPr>
          <w:i w:val="1"/>
          <w:sz w:val="24"/>
          <w:szCs w:val="24"/>
        </w:rPr>
      </w:pPr>
      <w:r w:rsidDel="00000000" w:rsidR="00000000" w:rsidRPr="00000000">
        <w:rPr>
          <w:i w:val="1"/>
          <w:sz w:val="24"/>
          <w:szCs w:val="24"/>
          <w:rtl w:val="0"/>
        </w:rPr>
        <w:t xml:space="preserve">2 – Botão para Salvar novo Cliente.</w:t>
      </w:r>
    </w:p>
    <w:p w:rsidR="00000000" w:rsidDel="00000000" w:rsidP="00000000" w:rsidRDefault="00000000" w:rsidRPr="00000000" w14:paraId="000009E8">
      <w:pPr>
        <w:ind w:left="360" w:firstLine="0"/>
        <w:rPr>
          <w:i w:val="1"/>
          <w:sz w:val="24"/>
          <w:szCs w:val="24"/>
        </w:rPr>
      </w:pPr>
      <w:r w:rsidDel="00000000" w:rsidR="00000000" w:rsidRPr="00000000">
        <w:rPr>
          <w:i w:val="1"/>
          <w:sz w:val="24"/>
          <w:szCs w:val="24"/>
          <w:rtl w:val="0"/>
        </w:rPr>
        <w:t xml:space="preserve">3 – Botão para Alterar o cadastro de Cliente.</w:t>
      </w:r>
    </w:p>
    <w:p w:rsidR="00000000" w:rsidDel="00000000" w:rsidP="00000000" w:rsidRDefault="00000000" w:rsidRPr="00000000" w14:paraId="000009E9">
      <w:pPr>
        <w:ind w:left="360" w:firstLine="0"/>
        <w:rPr>
          <w:i w:val="1"/>
          <w:sz w:val="24"/>
          <w:szCs w:val="24"/>
        </w:rPr>
      </w:pPr>
      <w:r w:rsidDel="00000000" w:rsidR="00000000" w:rsidRPr="00000000">
        <w:rPr>
          <w:i w:val="1"/>
          <w:sz w:val="24"/>
          <w:szCs w:val="24"/>
          <w:rtl w:val="0"/>
        </w:rPr>
        <w:t xml:space="preserve">4 – Botão para Deletar um Cliente.</w:t>
      </w:r>
    </w:p>
    <w:p w:rsidR="00000000" w:rsidDel="00000000" w:rsidP="00000000" w:rsidRDefault="00000000" w:rsidRPr="00000000" w14:paraId="000009EA">
      <w:pPr>
        <w:ind w:left="360" w:firstLine="0"/>
        <w:rPr>
          <w:i w:val="1"/>
          <w:sz w:val="24"/>
          <w:szCs w:val="24"/>
        </w:rPr>
      </w:pPr>
      <w:r w:rsidDel="00000000" w:rsidR="00000000" w:rsidRPr="00000000">
        <w:rPr>
          <w:i w:val="1"/>
          <w:sz w:val="24"/>
          <w:szCs w:val="24"/>
          <w:rtl w:val="0"/>
        </w:rPr>
        <w:t xml:space="preserve">5 – Botão para Cancelara ação que esta sendo realizada.</w:t>
      </w:r>
    </w:p>
    <w:p w:rsidR="00000000" w:rsidDel="00000000" w:rsidP="00000000" w:rsidRDefault="00000000" w:rsidRPr="00000000" w14:paraId="000009EB">
      <w:pPr>
        <w:ind w:left="360" w:firstLine="0"/>
        <w:rPr>
          <w:i w:val="1"/>
          <w:sz w:val="24"/>
          <w:szCs w:val="24"/>
        </w:rPr>
      </w:pPr>
      <w:r w:rsidDel="00000000" w:rsidR="00000000" w:rsidRPr="00000000">
        <w:rPr>
          <w:i w:val="1"/>
          <w:sz w:val="24"/>
          <w:szCs w:val="24"/>
          <w:rtl w:val="0"/>
        </w:rPr>
        <w:t xml:space="preserve">6 – Botão para Voltar a tela de Menu.</w:t>
      </w:r>
    </w:p>
    <w:p w:rsidR="00000000" w:rsidDel="00000000" w:rsidP="00000000" w:rsidRDefault="00000000" w:rsidRPr="00000000" w14:paraId="000009EC">
      <w:pPr>
        <w:ind w:left="360" w:firstLine="0"/>
        <w:rPr>
          <w:i w:val="1"/>
          <w:sz w:val="24"/>
          <w:szCs w:val="24"/>
        </w:rPr>
      </w:pPr>
      <w:r w:rsidDel="00000000" w:rsidR="00000000" w:rsidRPr="00000000">
        <w:rPr>
          <w:i w:val="1"/>
          <w:sz w:val="24"/>
          <w:szCs w:val="24"/>
          <w:rtl w:val="0"/>
        </w:rPr>
        <w:t xml:space="preserve">7 – Preencher o nomedo Cliente.</w:t>
      </w:r>
    </w:p>
    <w:p w:rsidR="00000000" w:rsidDel="00000000" w:rsidP="00000000" w:rsidRDefault="00000000" w:rsidRPr="00000000" w14:paraId="000009ED">
      <w:pPr>
        <w:ind w:left="360" w:firstLine="0"/>
        <w:rPr>
          <w:i w:val="1"/>
          <w:sz w:val="24"/>
          <w:szCs w:val="24"/>
        </w:rPr>
      </w:pPr>
      <w:r w:rsidDel="00000000" w:rsidR="00000000" w:rsidRPr="00000000">
        <w:rPr>
          <w:i w:val="1"/>
          <w:sz w:val="24"/>
          <w:szCs w:val="24"/>
          <w:rtl w:val="0"/>
        </w:rPr>
        <w:t xml:space="preserve">8 – Seleciona se e Pessoa fisica ou Pessoa juridica.</w:t>
      </w:r>
    </w:p>
    <w:p w:rsidR="00000000" w:rsidDel="00000000" w:rsidP="00000000" w:rsidRDefault="00000000" w:rsidRPr="00000000" w14:paraId="000009EE">
      <w:pPr>
        <w:ind w:left="360" w:firstLine="0"/>
        <w:rPr>
          <w:i w:val="1"/>
          <w:sz w:val="24"/>
          <w:szCs w:val="24"/>
        </w:rPr>
      </w:pPr>
      <w:r w:rsidDel="00000000" w:rsidR="00000000" w:rsidRPr="00000000">
        <w:rPr>
          <w:i w:val="1"/>
          <w:sz w:val="24"/>
          <w:szCs w:val="24"/>
          <w:rtl w:val="0"/>
        </w:rPr>
        <w:t xml:space="preserve">9 – Preenche o CPF.</w:t>
      </w:r>
    </w:p>
    <w:p w:rsidR="00000000" w:rsidDel="00000000" w:rsidP="00000000" w:rsidRDefault="00000000" w:rsidRPr="00000000" w14:paraId="000009EF">
      <w:pPr>
        <w:ind w:left="360" w:firstLine="0"/>
        <w:rPr>
          <w:i w:val="1"/>
          <w:sz w:val="24"/>
          <w:szCs w:val="24"/>
        </w:rPr>
      </w:pPr>
      <w:r w:rsidDel="00000000" w:rsidR="00000000" w:rsidRPr="00000000">
        <w:rPr>
          <w:i w:val="1"/>
          <w:sz w:val="24"/>
          <w:szCs w:val="24"/>
          <w:rtl w:val="0"/>
        </w:rPr>
        <w:t xml:space="preserve">10 – Preenche o RG.</w:t>
      </w:r>
    </w:p>
    <w:p w:rsidR="00000000" w:rsidDel="00000000" w:rsidP="00000000" w:rsidRDefault="00000000" w:rsidRPr="00000000" w14:paraId="000009F0">
      <w:pPr>
        <w:ind w:left="360" w:firstLine="0"/>
        <w:rPr>
          <w:i w:val="1"/>
          <w:sz w:val="24"/>
          <w:szCs w:val="24"/>
        </w:rPr>
      </w:pPr>
      <w:r w:rsidDel="00000000" w:rsidR="00000000" w:rsidRPr="00000000">
        <w:rPr>
          <w:i w:val="1"/>
          <w:sz w:val="24"/>
          <w:szCs w:val="24"/>
          <w:rtl w:val="0"/>
        </w:rPr>
        <w:t xml:space="preserve">11 – Preenche o nome fantasia (caso seja pessoa juridica).</w:t>
      </w:r>
    </w:p>
    <w:p w:rsidR="00000000" w:rsidDel="00000000" w:rsidP="00000000" w:rsidRDefault="00000000" w:rsidRPr="00000000" w14:paraId="000009F1">
      <w:pPr>
        <w:ind w:left="360" w:firstLine="0"/>
        <w:rPr>
          <w:i w:val="1"/>
          <w:sz w:val="24"/>
          <w:szCs w:val="24"/>
        </w:rPr>
      </w:pPr>
      <w:r w:rsidDel="00000000" w:rsidR="00000000" w:rsidRPr="00000000">
        <w:rPr>
          <w:i w:val="1"/>
          <w:sz w:val="24"/>
          <w:szCs w:val="24"/>
          <w:rtl w:val="0"/>
        </w:rPr>
        <w:t xml:space="preserve">12 – Preenche a Razão Social (seja pessoa juridica).</w:t>
      </w:r>
    </w:p>
    <w:p w:rsidR="00000000" w:rsidDel="00000000" w:rsidP="00000000" w:rsidRDefault="00000000" w:rsidRPr="00000000" w14:paraId="000009F2">
      <w:pPr>
        <w:ind w:left="360" w:firstLine="0"/>
        <w:rPr>
          <w:i w:val="1"/>
          <w:sz w:val="24"/>
          <w:szCs w:val="24"/>
        </w:rPr>
      </w:pPr>
      <w:r w:rsidDel="00000000" w:rsidR="00000000" w:rsidRPr="00000000">
        <w:rPr>
          <w:i w:val="1"/>
          <w:sz w:val="24"/>
          <w:szCs w:val="24"/>
          <w:rtl w:val="0"/>
        </w:rPr>
        <w:t xml:space="preserve">13 – Preenche o CNPJ (seja pessoa juridica).</w:t>
      </w:r>
    </w:p>
    <w:p w:rsidR="00000000" w:rsidDel="00000000" w:rsidP="00000000" w:rsidRDefault="00000000" w:rsidRPr="00000000" w14:paraId="000009F3">
      <w:pPr>
        <w:ind w:left="360" w:firstLine="0"/>
        <w:rPr>
          <w:i w:val="1"/>
          <w:sz w:val="24"/>
          <w:szCs w:val="24"/>
        </w:rPr>
      </w:pPr>
      <w:r w:rsidDel="00000000" w:rsidR="00000000" w:rsidRPr="00000000">
        <w:rPr>
          <w:i w:val="1"/>
          <w:sz w:val="24"/>
          <w:szCs w:val="24"/>
          <w:rtl w:val="0"/>
        </w:rPr>
        <w:t xml:space="preserve">14 – Preenche o Telefone.</w:t>
      </w:r>
    </w:p>
    <w:p w:rsidR="00000000" w:rsidDel="00000000" w:rsidP="00000000" w:rsidRDefault="00000000" w:rsidRPr="00000000" w14:paraId="000009F4">
      <w:pPr>
        <w:ind w:left="360" w:firstLine="0"/>
        <w:rPr>
          <w:i w:val="1"/>
          <w:sz w:val="24"/>
          <w:szCs w:val="24"/>
        </w:rPr>
      </w:pPr>
      <w:r w:rsidDel="00000000" w:rsidR="00000000" w:rsidRPr="00000000">
        <w:rPr>
          <w:i w:val="1"/>
          <w:sz w:val="24"/>
          <w:szCs w:val="24"/>
          <w:rtl w:val="0"/>
        </w:rPr>
        <w:t xml:space="preserve">15 – Preenche o E-mail.</w:t>
      </w:r>
    </w:p>
    <w:p w:rsidR="00000000" w:rsidDel="00000000" w:rsidP="00000000" w:rsidRDefault="00000000" w:rsidRPr="00000000" w14:paraId="000009F5">
      <w:pPr>
        <w:ind w:left="360" w:firstLine="0"/>
        <w:rPr>
          <w:i w:val="1"/>
          <w:sz w:val="24"/>
          <w:szCs w:val="24"/>
        </w:rPr>
      </w:pPr>
      <w:r w:rsidDel="00000000" w:rsidR="00000000" w:rsidRPr="00000000">
        <w:rPr>
          <w:i w:val="1"/>
          <w:sz w:val="24"/>
          <w:szCs w:val="24"/>
          <w:rtl w:val="0"/>
        </w:rPr>
        <w:t xml:space="preserve">16 – Preenche a Cidade.</w:t>
      </w:r>
    </w:p>
    <w:p w:rsidR="00000000" w:rsidDel="00000000" w:rsidP="00000000" w:rsidRDefault="00000000" w:rsidRPr="00000000" w14:paraId="000009F6">
      <w:pPr>
        <w:ind w:left="360" w:firstLine="0"/>
        <w:rPr>
          <w:i w:val="1"/>
          <w:sz w:val="24"/>
          <w:szCs w:val="24"/>
        </w:rPr>
      </w:pPr>
      <w:r w:rsidDel="00000000" w:rsidR="00000000" w:rsidRPr="00000000">
        <w:rPr>
          <w:i w:val="1"/>
          <w:sz w:val="24"/>
          <w:szCs w:val="24"/>
          <w:rtl w:val="0"/>
        </w:rPr>
        <w:t xml:space="preserve">17 – Preenche o Bairro.</w:t>
      </w:r>
    </w:p>
    <w:p w:rsidR="00000000" w:rsidDel="00000000" w:rsidP="00000000" w:rsidRDefault="00000000" w:rsidRPr="00000000" w14:paraId="000009F7">
      <w:pPr>
        <w:ind w:left="360" w:firstLine="0"/>
        <w:rPr>
          <w:i w:val="1"/>
          <w:sz w:val="24"/>
          <w:szCs w:val="24"/>
        </w:rPr>
      </w:pPr>
      <w:r w:rsidDel="00000000" w:rsidR="00000000" w:rsidRPr="00000000">
        <w:rPr>
          <w:i w:val="1"/>
          <w:sz w:val="24"/>
          <w:szCs w:val="24"/>
          <w:rtl w:val="0"/>
        </w:rPr>
        <w:t xml:space="preserve">18 – Preenche o CEP.</w:t>
      </w:r>
    </w:p>
    <w:p w:rsidR="00000000" w:rsidDel="00000000" w:rsidP="00000000" w:rsidRDefault="00000000" w:rsidRPr="00000000" w14:paraId="000009F8">
      <w:pPr>
        <w:ind w:left="360" w:firstLine="0"/>
        <w:rPr>
          <w:i w:val="1"/>
          <w:sz w:val="24"/>
          <w:szCs w:val="24"/>
        </w:rPr>
      </w:pPr>
      <w:r w:rsidDel="00000000" w:rsidR="00000000" w:rsidRPr="00000000">
        <w:rPr>
          <w:i w:val="1"/>
          <w:sz w:val="24"/>
          <w:szCs w:val="24"/>
          <w:rtl w:val="0"/>
        </w:rPr>
        <w:t xml:space="preserve">19 – Preenche a Rua.</w:t>
      </w:r>
    </w:p>
    <w:p w:rsidR="00000000" w:rsidDel="00000000" w:rsidP="00000000" w:rsidRDefault="00000000" w:rsidRPr="00000000" w14:paraId="000009F9">
      <w:pPr>
        <w:ind w:left="360" w:firstLine="0"/>
        <w:rPr>
          <w:i w:val="1"/>
          <w:sz w:val="24"/>
          <w:szCs w:val="24"/>
        </w:rPr>
      </w:pPr>
      <w:r w:rsidDel="00000000" w:rsidR="00000000" w:rsidRPr="00000000">
        <w:rPr>
          <w:i w:val="1"/>
          <w:sz w:val="24"/>
          <w:szCs w:val="24"/>
          <w:rtl w:val="0"/>
        </w:rPr>
        <w:t xml:space="preserve">20 –Preenche o Complemento.</w:t>
      </w:r>
    </w:p>
    <w:p w:rsidR="00000000" w:rsidDel="00000000" w:rsidP="00000000" w:rsidRDefault="00000000" w:rsidRPr="00000000" w14:paraId="000009FA">
      <w:pPr>
        <w:ind w:left="360" w:firstLine="0"/>
        <w:rPr>
          <w:i w:val="1"/>
          <w:sz w:val="24"/>
          <w:szCs w:val="24"/>
        </w:rPr>
      </w:pPr>
      <w:r w:rsidDel="00000000" w:rsidR="00000000" w:rsidRPr="00000000">
        <w:rPr>
          <w:i w:val="1"/>
          <w:sz w:val="24"/>
          <w:szCs w:val="24"/>
          <w:rtl w:val="0"/>
        </w:rPr>
        <w:t xml:space="preserve">21 – Seleciona a UF.</w:t>
      </w:r>
    </w:p>
    <w:p w:rsidR="00000000" w:rsidDel="00000000" w:rsidP="00000000" w:rsidRDefault="00000000" w:rsidRPr="00000000" w14:paraId="000009FB">
      <w:pPr>
        <w:ind w:left="360" w:firstLine="0"/>
        <w:rPr>
          <w:i w:val="1"/>
          <w:sz w:val="24"/>
          <w:szCs w:val="24"/>
        </w:rPr>
      </w:pPr>
      <w:r w:rsidDel="00000000" w:rsidR="00000000" w:rsidRPr="00000000">
        <w:rPr>
          <w:i w:val="1"/>
          <w:sz w:val="24"/>
          <w:szCs w:val="24"/>
          <w:rtl w:val="0"/>
        </w:rPr>
        <w:t xml:space="preserve">22 – Lista com os Clientes cadastrados.</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drawing>
          <wp:inline distB="0" distT="0" distL="0" distR="0">
            <wp:extent cx="5612130" cy="4127548"/>
            <wp:effectExtent b="0" l="0" r="0" t="0"/>
            <wp:docPr id="8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12130" cy="4127548"/>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A04">
      <w:pPr>
        <w:ind w:left="360" w:firstLine="0"/>
        <w:rPr>
          <w:i w:val="1"/>
          <w:sz w:val="24"/>
          <w:szCs w:val="24"/>
        </w:rPr>
      </w:pPr>
      <w:r w:rsidDel="00000000" w:rsidR="00000000" w:rsidRPr="00000000">
        <w:rPr>
          <w:i w:val="1"/>
          <w:sz w:val="24"/>
          <w:szCs w:val="24"/>
          <w:rtl w:val="0"/>
        </w:rPr>
        <w:t xml:space="preserve">1 – Seleciona Buscar Por.</w:t>
      </w:r>
    </w:p>
    <w:p w:rsidR="00000000" w:rsidDel="00000000" w:rsidP="00000000" w:rsidRDefault="00000000" w:rsidRPr="00000000" w14:paraId="00000A05">
      <w:pPr>
        <w:ind w:left="360" w:firstLine="0"/>
        <w:rPr>
          <w:i w:val="1"/>
          <w:sz w:val="24"/>
          <w:szCs w:val="24"/>
        </w:rPr>
      </w:pPr>
      <w:r w:rsidDel="00000000" w:rsidR="00000000" w:rsidRPr="00000000">
        <w:rPr>
          <w:i w:val="1"/>
          <w:sz w:val="24"/>
          <w:szCs w:val="24"/>
          <w:rtl w:val="0"/>
        </w:rPr>
        <w:t xml:space="preserve">2 – Digite o que procura e aperte enter.</w:t>
      </w:r>
    </w:p>
    <w:p w:rsidR="00000000" w:rsidDel="00000000" w:rsidP="00000000" w:rsidRDefault="00000000" w:rsidRPr="00000000" w14:paraId="00000A06">
      <w:pPr>
        <w:ind w:left="360" w:firstLine="0"/>
        <w:rPr>
          <w:i w:val="1"/>
          <w:sz w:val="24"/>
          <w:szCs w:val="24"/>
        </w:rPr>
      </w:pPr>
      <w:r w:rsidDel="00000000" w:rsidR="00000000" w:rsidRPr="00000000">
        <w:rPr>
          <w:i w:val="1"/>
          <w:sz w:val="24"/>
          <w:szCs w:val="24"/>
          <w:rtl w:val="0"/>
        </w:rPr>
        <w:t xml:space="preserve">3 – Lista da Procura realizada. </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drawing>
          <wp:inline distB="0" distT="0" distL="0" distR="0">
            <wp:extent cx="5612130" cy="3902712"/>
            <wp:effectExtent b="0" l="0" r="0" t="0"/>
            <wp:docPr id="8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612130" cy="3902712"/>
                    </a:xfrm>
                    <a:prstGeom prst="rect"/>
                    <a:ln/>
                  </pic:spPr>
                </pic:pic>
              </a:graphicData>
            </a:graphic>
          </wp:inline>
        </w:drawing>
      </w:r>
      <w:r w:rsidDel="00000000" w:rsidR="00000000" w:rsidRPr="00000000">
        <w:rPr>
          <w:rtl w:val="0"/>
        </w:rPr>
      </w:r>
    </w:p>
    <w:p w:rsidR="00000000" w:rsidDel="00000000" w:rsidP="00000000" w:rsidRDefault="00000000" w:rsidRPr="00000000" w14:paraId="00000A0B">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A0C">
      <w:pPr>
        <w:ind w:left="360" w:firstLine="0"/>
        <w:rPr>
          <w:i w:val="1"/>
          <w:sz w:val="24"/>
          <w:szCs w:val="24"/>
        </w:rPr>
      </w:pPr>
      <w:r w:rsidDel="00000000" w:rsidR="00000000" w:rsidRPr="00000000">
        <w:rPr>
          <w:i w:val="1"/>
          <w:sz w:val="24"/>
          <w:szCs w:val="24"/>
          <w:rtl w:val="0"/>
        </w:rPr>
        <w:t xml:space="preserve">1 – Botão para Incluir novo Motorista.</w:t>
      </w:r>
    </w:p>
    <w:p w:rsidR="00000000" w:rsidDel="00000000" w:rsidP="00000000" w:rsidRDefault="00000000" w:rsidRPr="00000000" w14:paraId="00000A0D">
      <w:pPr>
        <w:ind w:left="360" w:firstLine="0"/>
        <w:rPr>
          <w:i w:val="1"/>
          <w:sz w:val="24"/>
          <w:szCs w:val="24"/>
        </w:rPr>
      </w:pPr>
      <w:r w:rsidDel="00000000" w:rsidR="00000000" w:rsidRPr="00000000">
        <w:rPr>
          <w:i w:val="1"/>
          <w:sz w:val="24"/>
          <w:szCs w:val="24"/>
          <w:rtl w:val="0"/>
        </w:rPr>
        <w:t xml:space="preserve">2 – Botão para Salvar novo Motorista.</w:t>
      </w:r>
    </w:p>
    <w:p w:rsidR="00000000" w:rsidDel="00000000" w:rsidP="00000000" w:rsidRDefault="00000000" w:rsidRPr="00000000" w14:paraId="00000A0E">
      <w:pPr>
        <w:ind w:left="360" w:firstLine="0"/>
        <w:rPr>
          <w:i w:val="1"/>
          <w:sz w:val="24"/>
          <w:szCs w:val="24"/>
        </w:rPr>
      </w:pPr>
      <w:r w:rsidDel="00000000" w:rsidR="00000000" w:rsidRPr="00000000">
        <w:rPr>
          <w:i w:val="1"/>
          <w:sz w:val="24"/>
          <w:szCs w:val="24"/>
          <w:rtl w:val="0"/>
        </w:rPr>
        <w:t xml:space="preserve">3 – Botão para Alterar o cadastro de Motorista.</w:t>
      </w:r>
    </w:p>
    <w:p w:rsidR="00000000" w:rsidDel="00000000" w:rsidP="00000000" w:rsidRDefault="00000000" w:rsidRPr="00000000" w14:paraId="00000A0F">
      <w:pPr>
        <w:ind w:left="360" w:firstLine="0"/>
        <w:rPr>
          <w:i w:val="1"/>
          <w:sz w:val="24"/>
          <w:szCs w:val="24"/>
        </w:rPr>
      </w:pPr>
      <w:r w:rsidDel="00000000" w:rsidR="00000000" w:rsidRPr="00000000">
        <w:rPr>
          <w:i w:val="1"/>
          <w:sz w:val="24"/>
          <w:szCs w:val="24"/>
          <w:rtl w:val="0"/>
        </w:rPr>
        <w:t xml:space="preserve">4 – Botão para Deletar um Motorista.</w:t>
      </w:r>
    </w:p>
    <w:p w:rsidR="00000000" w:rsidDel="00000000" w:rsidP="00000000" w:rsidRDefault="00000000" w:rsidRPr="00000000" w14:paraId="00000A10">
      <w:pPr>
        <w:ind w:left="360" w:firstLine="0"/>
        <w:rPr>
          <w:i w:val="1"/>
          <w:sz w:val="24"/>
          <w:szCs w:val="24"/>
        </w:rPr>
      </w:pPr>
      <w:r w:rsidDel="00000000" w:rsidR="00000000" w:rsidRPr="00000000">
        <w:rPr>
          <w:i w:val="1"/>
          <w:sz w:val="24"/>
          <w:szCs w:val="24"/>
          <w:rtl w:val="0"/>
        </w:rPr>
        <w:t xml:space="preserve">5 – Botão para Cancelara ação que esta sendo realizada.</w:t>
      </w:r>
    </w:p>
    <w:p w:rsidR="00000000" w:rsidDel="00000000" w:rsidP="00000000" w:rsidRDefault="00000000" w:rsidRPr="00000000" w14:paraId="00000A11">
      <w:pPr>
        <w:ind w:left="360" w:firstLine="0"/>
        <w:rPr>
          <w:i w:val="1"/>
          <w:sz w:val="24"/>
          <w:szCs w:val="24"/>
        </w:rPr>
      </w:pPr>
      <w:r w:rsidDel="00000000" w:rsidR="00000000" w:rsidRPr="00000000">
        <w:rPr>
          <w:i w:val="1"/>
          <w:sz w:val="24"/>
          <w:szCs w:val="24"/>
          <w:rtl w:val="0"/>
        </w:rPr>
        <w:t xml:space="preserve">6 – Botão para Voltar a tela de Menu.</w:t>
      </w:r>
    </w:p>
    <w:p w:rsidR="00000000" w:rsidDel="00000000" w:rsidP="00000000" w:rsidRDefault="00000000" w:rsidRPr="00000000" w14:paraId="00000A12">
      <w:pPr>
        <w:ind w:left="360" w:firstLine="0"/>
        <w:rPr>
          <w:i w:val="1"/>
          <w:sz w:val="24"/>
          <w:szCs w:val="24"/>
        </w:rPr>
      </w:pPr>
      <w:r w:rsidDel="00000000" w:rsidR="00000000" w:rsidRPr="00000000">
        <w:rPr>
          <w:i w:val="1"/>
          <w:sz w:val="24"/>
          <w:szCs w:val="24"/>
          <w:rtl w:val="0"/>
        </w:rPr>
        <w:t xml:space="preserve">7 – Preencher o nome do Motorista.</w:t>
      </w:r>
    </w:p>
    <w:p w:rsidR="00000000" w:rsidDel="00000000" w:rsidP="00000000" w:rsidRDefault="00000000" w:rsidRPr="00000000" w14:paraId="00000A13">
      <w:pPr>
        <w:ind w:left="360" w:firstLine="0"/>
        <w:rPr>
          <w:i w:val="1"/>
          <w:sz w:val="24"/>
          <w:szCs w:val="24"/>
        </w:rPr>
      </w:pPr>
      <w:r w:rsidDel="00000000" w:rsidR="00000000" w:rsidRPr="00000000">
        <w:rPr>
          <w:i w:val="1"/>
          <w:sz w:val="24"/>
          <w:szCs w:val="24"/>
          <w:rtl w:val="0"/>
        </w:rPr>
        <w:t xml:space="preserve">8 – Preenche o CPF.</w:t>
      </w:r>
    </w:p>
    <w:p w:rsidR="00000000" w:rsidDel="00000000" w:rsidP="00000000" w:rsidRDefault="00000000" w:rsidRPr="00000000" w14:paraId="00000A14">
      <w:pPr>
        <w:ind w:left="360" w:firstLine="0"/>
        <w:rPr>
          <w:i w:val="1"/>
          <w:sz w:val="24"/>
          <w:szCs w:val="24"/>
        </w:rPr>
      </w:pPr>
      <w:r w:rsidDel="00000000" w:rsidR="00000000" w:rsidRPr="00000000">
        <w:rPr>
          <w:i w:val="1"/>
          <w:sz w:val="24"/>
          <w:szCs w:val="24"/>
          <w:rtl w:val="0"/>
        </w:rPr>
        <w:t xml:space="preserve">9 – Preenche o RG.</w:t>
      </w:r>
    </w:p>
    <w:p w:rsidR="00000000" w:rsidDel="00000000" w:rsidP="00000000" w:rsidRDefault="00000000" w:rsidRPr="00000000" w14:paraId="00000A15">
      <w:pPr>
        <w:ind w:left="360" w:firstLine="0"/>
        <w:rPr>
          <w:i w:val="1"/>
          <w:sz w:val="24"/>
          <w:szCs w:val="24"/>
        </w:rPr>
      </w:pPr>
      <w:r w:rsidDel="00000000" w:rsidR="00000000" w:rsidRPr="00000000">
        <w:rPr>
          <w:i w:val="1"/>
          <w:sz w:val="24"/>
          <w:szCs w:val="24"/>
          <w:rtl w:val="0"/>
        </w:rPr>
        <w:t xml:space="preserve">10 – Selecione a Categoria da CNH.</w:t>
      </w:r>
    </w:p>
    <w:p w:rsidR="00000000" w:rsidDel="00000000" w:rsidP="00000000" w:rsidRDefault="00000000" w:rsidRPr="00000000" w14:paraId="00000A16">
      <w:pPr>
        <w:ind w:left="360" w:firstLine="0"/>
        <w:rPr>
          <w:i w:val="1"/>
          <w:sz w:val="24"/>
          <w:szCs w:val="24"/>
        </w:rPr>
      </w:pPr>
      <w:r w:rsidDel="00000000" w:rsidR="00000000" w:rsidRPr="00000000">
        <w:rPr>
          <w:i w:val="1"/>
          <w:sz w:val="24"/>
          <w:szCs w:val="24"/>
          <w:rtl w:val="0"/>
        </w:rPr>
        <w:t xml:space="preserve">11 – Preenche a Validade da CNH.</w:t>
      </w:r>
    </w:p>
    <w:p w:rsidR="00000000" w:rsidDel="00000000" w:rsidP="00000000" w:rsidRDefault="00000000" w:rsidRPr="00000000" w14:paraId="00000A17">
      <w:pPr>
        <w:ind w:left="360" w:firstLine="0"/>
        <w:rPr>
          <w:i w:val="1"/>
          <w:sz w:val="24"/>
          <w:szCs w:val="24"/>
        </w:rPr>
      </w:pPr>
      <w:r w:rsidDel="00000000" w:rsidR="00000000" w:rsidRPr="00000000">
        <w:rPr>
          <w:i w:val="1"/>
          <w:sz w:val="24"/>
          <w:szCs w:val="24"/>
          <w:rtl w:val="0"/>
        </w:rPr>
        <w:t xml:space="preserve">12 – Preenche o N° de registro da CNH.</w:t>
      </w:r>
    </w:p>
    <w:p w:rsidR="00000000" w:rsidDel="00000000" w:rsidP="00000000" w:rsidRDefault="00000000" w:rsidRPr="00000000" w14:paraId="00000A18">
      <w:pPr>
        <w:ind w:left="360" w:firstLine="0"/>
        <w:rPr>
          <w:i w:val="1"/>
          <w:sz w:val="24"/>
          <w:szCs w:val="24"/>
        </w:rPr>
      </w:pPr>
      <w:r w:rsidDel="00000000" w:rsidR="00000000" w:rsidRPr="00000000">
        <w:rPr>
          <w:i w:val="1"/>
          <w:sz w:val="24"/>
          <w:szCs w:val="24"/>
          <w:rtl w:val="0"/>
        </w:rPr>
        <w:t xml:space="preserve">13 – Adiciona a imagem da CNH.</w:t>
      </w:r>
    </w:p>
    <w:p w:rsidR="00000000" w:rsidDel="00000000" w:rsidP="00000000" w:rsidRDefault="00000000" w:rsidRPr="00000000" w14:paraId="00000A19">
      <w:pPr>
        <w:ind w:left="360" w:firstLine="0"/>
        <w:rPr>
          <w:i w:val="1"/>
          <w:sz w:val="24"/>
          <w:szCs w:val="24"/>
        </w:rPr>
      </w:pPr>
      <w:r w:rsidDel="00000000" w:rsidR="00000000" w:rsidRPr="00000000">
        <w:rPr>
          <w:i w:val="1"/>
          <w:sz w:val="24"/>
          <w:szCs w:val="24"/>
          <w:rtl w:val="0"/>
        </w:rPr>
        <w:t xml:space="preserve">14 – Preenche a Cidade.</w:t>
      </w:r>
    </w:p>
    <w:p w:rsidR="00000000" w:rsidDel="00000000" w:rsidP="00000000" w:rsidRDefault="00000000" w:rsidRPr="00000000" w14:paraId="00000A1A">
      <w:pPr>
        <w:ind w:left="360" w:firstLine="0"/>
        <w:rPr>
          <w:i w:val="1"/>
          <w:sz w:val="24"/>
          <w:szCs w:val="24"/>
        </w:rPr>
      </w:pPr>
      <w:r w:rsidDel="00000000" w:rsidR="00000000" w:rsidRPr="00000000">
        <w:rPr>
          <w:i w:val="1"/>
          <w:sz w:val="24"/>
          <w:szCs w:val="24"/>
          <w:rtl w:val="0"/>
        </w:rPr>
        <w:t xml:space="preserve">15 – Preenche o Bairro.</w:t>
      </w:r>
    </w:p>
    <w:p w:rsidR="00000000" w:rsidDel="00000000" w:rsidP="00000000" w:rsidRDefault="00000000" w:rsidRPr="00000000" w14:paraId="00000A1B">
      <w:pPr>
        <w:ind w:left="360" w:firstLine="0"/>
        <w:rPr>
          <w:i w:val="1"/>
          <w:sz w:val="24"/>
          <w:szCs w:val="24"/>
        </w:rPr>
      </w:pPr>
      <w:r w:rsidDel="00000000" w:rsidR="00000000" w:rsidRPr="00000000">
        <w:rPr>
          <w:i w:val="1"/>
          <w:sz w:val="24"/>
          <w:szCs w:val="24"/>
          <w:rtl w:val="0"/>
        </w:rPr>
        <w:t xml:space="preserve">16 – Preenche o CEP.</w:t>
      </w:r>
    </w:p>
    <w:p w:rsidR="00000000" w:rsidDel="00000000" w:rsidP="00000000" w:rsidRDefault="00000000" w:rsidRPr="00000000" w14:paraId="00000A1C">
      <w:pPr>
        <w:ind w:left="360" w:firstLine="0"/>
        <w:rPr>
          <w:i w:val="1"/>
          <w:sz w:val="24"/>
          <w:szCs w:val="24"/>
        </w:rPr>
      </w:pPr>
      <w:r w:rsidDel="00000000" w:rsidR="00000000" w:rsidRPr="00000000">
        <w:rPr>
          <w:i w:val="1"/>
          <w:sz w:val="24"/>
          <w:szCs w:val="24"/>
          <w:rtl w:val="0"/>
        </w:rPr>
        <w:t xml:space="preserve">17 – Preenche a Rua.</w:t>
      </w:r>
    </w:p>
    <w:p w:rsidR="00000000" w:rsidDel="00000000" w:rsidP="00000000" w:rsidRDefault="00000000" w:rsidRPr="00000000" w14:paraId="00000A1D">
      <w:pPr>
        <w:ind w:left="360" w:firstLine="0"/>
        <w:rPr>
          <w:i w:val="1"/>
          <w:sz w:val="24"/>
          <w:szCs w:val="24"/>
        </w:rPr>
      </w:pPr>
      <w:r w:rsidDel="00000000" w:rsidR="00000000" w:rsidRPr="00000000">
        <w:rPr>
          <w:i w:val="1"/>
          <w:sz w:val="24"/>
          <w:szCs w:val="24"/>
          <w:rtl w:val="0"/>
        </w:rPr>
        <w:t xml:space="preserve">18 –Preenche o Complemento.</w:t>
      </w:r>
    </w:p>
    <w:p w:rsidR="00000000" w:rsidDel="00000000" w:rsidP="00000000" w:rsidRDefault="00000000" w:rsidRPr="00000000" w14:paraId="00000A1E">
      <w:pPr>
        <w:ind w:left="360" w:firstLine="0"/>
        <w:rPr>
          <w:i w:val="1"/>
          <w:sz w:val="24"/>
          <w:szCs w:val="24"/>
        </w:rPr>
      </w:pPr>
      <w:r w:rsidDel="00000000" w:rsidR="00000000" w:rsidRPr="00000000">
        <w:rPr>
          <w:i w:val="1"/>
          <w:sz w:val="24"/>
          <w:szCs w:val="24"/>
          <w:rtl w:val="0"/>
        </w:rPr>
        <w:t xml:space="preserve">19 – Seleciona a UF.</w:t>
      </w:r>
    </w:p>
    <w:p w:rsidR="00000000" w:rsidDel="00000000" w:rsidP="00000000" w:rsidRDefault="00000000" w:rsidRPr="00000000" w14:paraId="00000A1F">
      <w:pPr>
        <w:ind w:left="360" w:firstLine="0"/>
        <w:rPr>
          <w:i w:val="1"/>
          <w:sz w:val="24"/>
          <w:szCs w:val="24"/>
        </w:rPr>
      </w:pPr>
      <w:r w:rsidDel="00000000" w:rsidR="00000000" w:rsidRPr="00000000">
        <w:rPr>
          <w:i w:val="1"/>
          <w:sz w:val="24"/>
          <w:szCs w:val="24"/>
          <w:rtl w:val="0"/>
        </w:rPr>
        <w:t xml:space="preserve">20 – Lista com os Motorista cadastrados.</w:t>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drawing>
          <wp:inline distB="0" distT="0" distL="0" distR="0">
            <wp:extent cx="5612130" cy="3938626"/>
            <wp:effectExtent b="0" l="0" r="0" t="0"/>
            <wp:docPr id="9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612130" cy="3938626"/>
                    </a:xfrm>
                    <a:prstGeom prst="rect"/>
                    <a:ln/>
                  </pic:spPr>
                </pic:pic>
              </a:graphicData>
            </a:graphic>
          </wp:inline>
        </w:drawing>
      </w:r>
      <w:r w:rsidDel="00000000" w:rsidR="00000000" w:rsidRPr="00000000">
        <w:rPr>
          <w:rtl w:val="0"/>
        </w:rPr>
      </w:r>
    </w:p>
    <w:p w:rsidR="00000000" w:rsidDel="00000000" w:rsidP="00000000" w:rsidRDefault="00000000" w:rsidRPr="00000000" w14:paraId="00000A26">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A27">
      <w:pPr>
        <w:ind w:left="360" w:firstLine="0"/>
        <w:rPr>
          <w:i w:val="1"/>
          <w:sz w:val="24"/>
          <w:szCs w:val="24"/>
        </w:rPr>
      </w:pPr>
      <w:r w:rsidDel="00000000" w:rsidR="00000000" w:rsidRPr="00000000">
        <w:rPr>
          <w:i w:val="1"/>
          <w:sz w:val="24"/>
          <w:szCs w:val="24"/>
          <w:rtl w:val="0"/>
        </w:rPr>
        <w:t xml:space="preserve">1 – Seleciona Buscar Por.</w:t>
      </w:r>
    </w:p>
    <w:p w:rsidR="00000000" w:rsidDel="00000000" w:rsidP="00000000" w:rsidRDefault="00000000" w:rsidRPr="00000000" w14:paraId="00000A28">
      <w:pPr>
        <w:ind w:left="360" w:firstLine="0"/>
        <w:rPr>
          <w:i w:val="1"/>
          <w:sz w:val="24"/>
          <w:szCs w:val="24"/>
        </w:rPr>
      </w:pPr>
      <w:r w:rsidDel="00000000" w:rsidR="00000000" w:rsidRPr="00000000">
        <w:rPr>
          <w:i w:val="1"/>
          <w:sz w:val="24"/>
          <w:szCs w:val="24"/>
          <w:rtl w:val="0"/>
        </w:rPr>
        <w:t xml:space="preserve">2 – Digite o que procura e aperte enter.</w:t>
      </w:r>
    </w:p>
    <w:p w:rsidR="00000000" w:rsidDel="00000000" w:rsidP="00000000" w:rsidRDefault="00000000" w:rsidRPr="00000000" w14:paraId="00000A29">
      <w:pPr>
        <w:ind w:left="360" w:firstLine="0"/>
        <w:rPr>
          <w:i w:val="1"/>
          <w:sz w:val="24"/>
          <w:szCs w:val="24"/>
        </w:rPr>
      </w:pPr>
      <w:r w:rsidDel="00000000" w:rsidR="00000000" w:rsidRPr="00000000">
        <w:rPr>
          <w:i w:val="1"/>
          <w:sz w:val="24"/>
          <w:szCs w:val="24"/>
          <w:rtl w:val="0"/>
        </w:rPr>
        <w:t xml:space="preserve">3 – Lista da Procura realizada.</w:t>
      </w:r>
    </w:p>
    <w:p w:rsidR="00000000" w:rsidDel="00000000" w:rsidP="00000000" w:rsidRDefault="00000000" w:rsidRPr="00000000" w14:paraId="00000A2A">
      <w:pPr>
        <w:ind w:left="360" w:firstLine="0"/>
        <w:rPr>
          <w:i w:val="1"/>
          <w:sz w:val="24"/>
          <w:szCs w:val="24"/>
        </w:rPr>
      </w:pPr>
      <w:r w:rsidDel="00000000" w:rsidR="00000000" w:rsidRPr="00000000">
        <w:rPr>
          <w:i w:val="1"/>
          <w:sz w:val="24"/>
          <w:szCs w:val="24"/>
          <w:rtl w:val="0"/>
        </w:rPr>
        <w:t xml:space="preserve">4 – Selecione na lista e clique em Deletar. </w:t>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drawing>
          <wp:inline distB="0" distT="0" distL="0" distR="0">
            <wp:extent cx="5612130" cy="4650271"/>
            <wp:effectExtent b="0" l="0" r="0" t="0"/>
            <wp:docPr id="9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612130" cy="4650271"/>
                    </a:xfrm>
                    <a:prstGeom prst="rect"/>
                    <a:ln/>
                  </pic:spPr>
                </pic:pic>
              </a:graphicData>
            </a:graphic>
          </wp:inline>
        </w:drawing>
      </w:r>
      <w:r w:rsidDel="00000000" w:rsidR="00000000" w:rsidRPr="00000000">
        <w:rPr>
          <w:rtl w:val="0"/>
        </w:rPr>
      </w:r>
    </w:p>
    <w:p w:rsidR="00000000" w:rsidDel="00000000" w:rsidP="00000000" w:rsidRDefault="00000000" w:rsidRPr="00000000" w14:paraId="00000A2D">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A2E">
      <w:pPr>
        <w:ind w:left="360" w:firstLine="0"/>
        <w:rPr>
          <w:i w:val="1"/>
          <w:sz w:val="24"/>
          <w:szCs w:val="24"/>
        </w:rPr>
      </w:pPr>
      <w:r w:rsidDel="00000000" w:rsidR="00000000" w:rsidRPr="00000000">
        <w:rPr>
          <w:i w:val="1"/>
          <w:sz w:val="24"/>
          <w:szCs w:val="24"/>
          <w:rtl w:val="0"/>
        </w:rPr>
        <w:t xml:space="preserve">1 – Botão para Incluir nova Reserva.</w:t>
      </w:r>
    </w:p>
    <w:p w:rsidR="00000000" w:rsidDel="00000000" w:rsidP="00000000" w:rsidRDefault="00000000" w:rsidRPr="00000000" w14:paraId="00000A2F">
      <w:pPr>
        <w:ind w:left="360" w:firstLine="0"/>
        <w:rPr>
          <w:i w:val="1"/>
          <w:sz w:val="24"/>
          <w:szCs w:val="24"/>
        </w:rPr>
      </w:pPr>
      <w:r w:rsidDel="00000000" w:rsidR="00000000" w:rsidRPr="00000000">
        <w:rPr>
          <w:i w:val="1"/>
          <w:sz w:val="24"/>
          <w:szCs w:val="24"/>
          <w:rtl w:val="0"/>
        </w:rPr>
        <w:t xml:space="preserve">2 – Botão para Salvar nova Reserva.</w:t>
      </w:r>
    </w:p>
    <w:p w:rsidR="00000000" w:rsidDel="00000000" w:rsidP="00000000" w:rsidRDefault="00000000" w:rsidRPr="00000000" w14:paraId="00000A30">
      <w:pPr>
        <w:ind w:left="360" w:firstLine="0"/>
        <w:rPr>
          <w:i w:val="1"/>
          <w:sz w:val="24"/>
          <w:szCs w:val="24"/>
        </w:rPr>
      </w:pPr>
      <w:r w:rsidDel="00000000" w:rsidR="00000000" w:rsidRPr="00000000">
        <w:rPr>
          <w:i w:val="1"/>
          <w:sz w:val="24"/>
          <w:szCs w:val="24"/>
          <w:rtl w:val="0"/>
        </w:rPr>
        <w:t xml:space="preserve">3 – Botão para Alterar o cadastro de Reserva.</w:t>
      </w:r>
    </w:p>
    <w:p w:rsidR="00000000" w:rsidDel="00000000" w:rsidP="00000000" w:rsidRDefault="00000000" w:rsidRPr="00000000" w14:paraId="00000A31">
      <w:pPr>
        <w:ind w:left="360" w:firstLine="0"/>
        <w:rPr>
          <w:i w:val="1"/>
          <w:sz w:val="24"/>
          <w:szCs w:val="24"/>
        </w:rPr>
      </w:pPr>
      <w:r w:rsidDel="00000000" w:rsidR="00000000" w:rsidRPr="00000000">
        <w:rPr>
          <w:i w:val="1"/>
          <w:sz w:val="24"/>
          <w:szCs w:val="24"/>
          <w:rtl w:val="0"/>
        </w:rPr>
        <w:t xml:space="preserve">4 – Botão para Deletar uma Reserva.</w:t>
      </w:r>
    </w:p>
    <w:p w:rsidR="00000000" w:rsidDel="00000000" w:rsidP="00000000" w:rsidRDefault="00000000" w:rsidRPr="00000000" w14:paraId="00000A32">
      <w:pPr>
        <w:ind w:left="360" w:firstLine="0"/>
        <w:rPr>
          <w:i w:val="1"/>
          <w:sz w:val="24"/>
          <w:szCs w:val="24"/>
        </w:rPr>
      </w:pPr>
      <w:r w:rsidDel="00000000" w:rsidR="00000000" w:rsidRPr="00000000">
        <w:rPr>
          <w:i w:val="1"/>
          <w:sz w:val="24"/>
          <w:szCs w:val="24"/>
          <w:rtl w:val="0"/>
        </w:rPr>
        <w:t xml:space="preserve">5 – Botão para Cancelara ação que esta sendo realizada.</w:t>
      </w:r>
    </w:p>
    <w:p w:rsidR="00000000" w:rsidDel="00000000" w:rsidP="00000000" w:rsidRDefault="00000000" w:rsidRPr="00000000" w14:paraId="00000A33">
      <w:pPr>
        <w:ind w:left="360" w:firstLine="0"/>
        <w:rPr>
          <w:i w:val="1"/>
          <w:sz w:val="24"/>
          <w:szCs w:val="24"/>
        </w:rPr>
      </w:pPr>
      <w:r w:rsidDel="00000000" w:rsidR="00000000" w:rsidRPr="00000000">
        <w:rPr>
          <w:i w:val="1"/>
          <w:sz w:val="24"/>
          <w:szCs w:val="24"/>
          <w:rtl w:val="0"/>
        </w:rPr>
        <w:t xml:space="preserve">6 – Botão para Voltar a tela de Menu.</w:t>
      </w:r>
    </w:p>
    <w:p w:rsidR="00000000" w:rsidDel="00000000" w:rsidP="00000000" w:rsidRDefault="00000000" w:rsidRPr="00000000" w14:paraId="00000A34">
      <w:pPr>
        <w:ind w:left="360" w:firstLine="0"/>
        <w:rPr>
          <w:i w:val="1"/>
          <w:sz w:val="24"/>
          <w:szCs w:val="24"/>
        </w:rPr>
      </w:pPr>
      <w:r w:rsidDel="00000000" w:rsidR="00000000" w:rsidRPr="00000000">
        <w:rPr>
          <w:i w:val="1"/>
          <w:sz w:val="24"/>
          <w:szCs w:val="24"/>
          <w:rtl w:val="0"/>
        </w:rPr>
        <w:t xml:space="preserve">7 –Selecione o Cliente.</w:t>
      </w:r>
    </w:p>
    <w:p w:rsidR="00000000" w:rsidDel="00000000" w:rsidP="00000000" w:rsidRDefault="00000000" w:rsidRPr="00000000" w14:paraId="00000A35">
      <w:pPr>
        <w:ind w:left="360" w:firstLine="0"/>
        <w:rPr>
          <w:i w:val="1"/>
          <w:sz w:val="24"/>
          <w:szCs w:val="24"/>
        </w:rPr>
      </w:pPr>
      <w:r w:rsidDel="00000000" w:rsidR="00000000" w:rsidRPr="00000000">
        <w:rPr>
          <w:i w:val="1"/>
          <w:sz w:val="24"/>
          <w:szCs w:val="24"/>
          <w:rtl w:val="0"/>
        </w:rPr>
        <w:t xml:space="preserve">8 –Preencher CPF/CNPJ do Cliente.</w:t>
      </w:r>
    </w:p>
    <w:p w:rsidR="00000000" w:rsidDel="00000000" w:rsidP="00000000" w:rsidRDefault="00000000" w:rsidRPr="00000000" w14:paraId="00000A36">
      <w:pPr>
        <w:ind w:left="360" w:firstLine="0"/>
        <w:rPr>
          <w:i w:val="1"/>
          <w:sz w:val="24"/>
          <w:szCs w:val="24"/>
        </w:rPr>
      </w:pPr>
      <w:r w:rsidDel="00000000" w:rsidR="00000000" w:rsidRPr="00000000">
        <w:rPr>
          <w:i w:val="1"/>
          <w:sz w:val="24"/>
          <w:szCs w:val="24"/>
          <w:rtl w:val="0"/>
        </w:rPr>
        <w:t xml:space="preserve">9 –Preencher Data de Reserva.</w:t>
      </w:r>
    </w:p>
    <w:p w:rsidR="00000000" w:rsidDel="00000000" w:rsidP="00000000" w:rsidRDefault="00000000" w:rsidRPr="00000000" w14:paraId="00000A37">
      <w:pPr>
        <w:ind w:left="360" w:firstLine="0"/>
        <w:rPr>
          <w:i w:val="1"/>
          <w:sz w:val="24"/>
          <w:szCs w:val="24"/>
        </w:rPr>
      </w:pPr>
      <w:r w:rsidDel="00000000" w:rsidR="00000000" w:rsidRPr="00000000">
        <w:rPr>
          <w:i w:val="1"/>
          <w:sz w:val="24"/>
          <w:szCs w:val="24"/>
          <w:rtl w:val="0"/>
        </w:rPr>
        <w:t xml:space="preserve">10 –Preencher Data de Expiração.</w:t>
      </w:r>
    </w:p>
    <w:p w:rsidR="00000000" w:rsidDel="00000000" w:rsidP="00000000" w:rsidRDefault="00000000" w:rsidRPr="00000000" w14:paraId="00000A38">
      <w:pPr>
        <w:ind w:left="360" w:firstLine="0"/>
        <w:rPr>
          <w:i w:val="1"/>
          <w:sz w:val="24"/>
          <w:szCs w:val="24"/>
        </w:rPr>
      </w:pPr>
      <w:r w:rsidDel="00000000" w:rsidR="00000000" w:rsidRPr="00000000">
        <w:rPr>
          <w:i w:val="1"/>
          <w:sz w:val="24"/>
          <w:szCs w:val="24"/>
          <w:rtl w:val="0"/>
        </w:rPr>
        <w:t xml:space="preserve">11 –Lista com Reservas realizadas.</w:t>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drawing>
          <wp:inline distB="0" distT="0" distL="0" distR="0">
            <wp:extent cx="5612130" cy="4644578"/>
            <wp:effectExtent b="0" l="0" r="0" t="0"/>
            <wp:docPr id="9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612130" cy="4644578"/>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ind w:left="360" w:firstLine="0"/>
        <w:rPr>
          <w:i w:val="1"/>
          <w:sz w:val="24"/>
          <w:szCs w:val="24"/>
        </w:rPr>
      </w:pPr>
      <w:r w:rsidDel="00000000" w:rsidR="00000000" w:rsidRPr="00000000">
        <w:rPr>
          <w:i w:val="1"/>
          <w:sz w:val="24"/>
          <w:szCs w:val="24"/>
          <w:rtl w:val="0"/>
        </w:rPr>
        <w:t xml:space="preserve">Descrição da Tela:</w:t>
      </w:r>
    </w:p>
    <w:p w:rsidR="00000000" w:rsidDel="00000000" w:rsidP="00000000" w:rsidRDefault="00000000" w:rsidRPr="00000000" w14:paraId="00000A3D">
      <w:pPr>
        <w:ind w:left="360" w:firstLine="0"/>
        <w:rPr>
          <w:i w:val="1"/>
          <w:sz w:val="24"/>
          <w:szCs w:val="24"/>
        </w:rPr>
      </w:pPr>
      <w:r w:rsidDel="00000000" w:rsidR="00000000" w:rsidRPr="00000000">
        <w:rPr>
          <w:i w:val="1"/>
          <w:sz w:val="24"/>
          <w:szCs w:val="24"/>
          <w:rtl w:val="0"/>
        </w:rPr>
        <w:t xml:space="preserve">1 – Botão para Alterar o cadastro de Reserva.</w:t>
      </w:r>
    </w:p>
    <w:p w:rsidR="00000000" w:rsidDel="00000000" w:rsidP="00000000" w:rsidRDefault="00000000" w:rsidRPr="00000000" w14:paraId="00000A3E">
      <w:pPr>
        <w:ind w:left="360" w:firstLine="0"/>
        <w:rPr>
          <w:i w:val="1"/>
          <w:sz w:val="24"/>
          <w:szCs w:val="24"/>
        </w:rPr>
      </w:pPr>
      <w:r w:rsidDel="00000000" w:rsidR="00000000" w:rsidRPr="00000000">
        <w:rPr>
          <w:i w:val="1"/>
          <w:sz w:val="24"/>
          <w:szCs w:val="24"/>
          <w:rtl w:val="0"/>
        </w:rPr>
        <w:t xml:space="preserve">2 – Botão para Deletar uma Reserva.</w:t>
      </w:r>
    </w:p>
    <w:p w:rsidR="00000000" w:rsidDel="00000000" w:rsidP="00000000" w:rsidRDefault="00000000" w:rsidRPr="00000000" w14:paraId="00000A3F">
      <w:pPr>
        <w:ind w:left="360" w:firstLine="0"/>
        <w:rPr>
          <w:i w:val="1"/>
          <w:sz w:val="24"/>
          <w:szCs w:val="24"/>
        </w:rPr>
      </w:pPr>
      <w:r w:rsidDel="00000000" w:rsidR="00000000" w:rsidRPr="00000000">
        <w:rPr>
          <w:i w:val="1"/>
          <w:sz w:val="24"/>
          <w:szCs w:val="24"/>
          <w:rtl w:val="0"/>
        </w:rPr>
        <w:t xml:space="preserve">3 – Botão para Cancelar a ação que esta sendo realizada.</w:t>
      </w:r>
    </w:p>
    <w:p w:rsidR="00000000" w:rsidDel="00000000" w:rsidP="00000000" w:rsidRDefault="00000000" w:rsidRPr="00000000" w14:paraId="00000A40">
      <w:pPr>
        <w:ind w:left="360" w:firstLine="0"/>
        <w:rPr>
          <w:i w:val="1"/>
          <w:sz w:val="24"/>
          <w:szCs w:val="24"/>
        </w:rPr>
      </w:pPr>
      <w:r w:rsidDel="00000000" w:rsidR="00000000" w:rsidRPr="00000000">
        <w:rPr>
          <w:i w:val="1"/>
          <w:sz w:val="24"/>
          <w:szCs w:val="24"/>
          <w:rtl w:val="0"/>
        </w:rPr>
        <w:t xml:space="preserve">4 – Botão para Voltar a tela de Menu.</w:t>
      </w:r>
    </w:p>
    <w:p w:rsidR="00000000" w:rsidDel="00000000" w:rsidP="00000000" w:rsidRDefault="00000000" w:rsidRPr="00000000" w14:paraId="00000A41">
      <w:pPr>
        <w:ind w:firstLine="360"/>
        <w:rPr>
          <w:i w:val="1"/>
          <w:sz w:val="24"/>
          <w:szCs w:val="24"/>
        </w:rPr>
      </w:pPr>
      <w:r w:rsidDel="00000000" w:rsidR="00000000" w:rsidRPr="00000000">
        <w:rPr>
          <w:i w:val="1"/>
          <w:sz w:val="24"/>
          <w:szCs w:val="24"/>
          <w:rtl w:val="0"/>
        </w:rPr>
        <w:t xml:space="preserve">5 – Seleciona Buscar Por.</w:t>
      </w:r>
    </w:p>
    <w:p w:rsidR="00000000" w:rsidDel="00000000" w:rsidP="00000000" w:rsidRDefault="00000000" w:rsidRPr="00000000" w14:paraId="00000A42">
      <w:pPr>
        <w:ind w:left="360" w:firstLine="0"/>
        <w:rPr>
          <w:i w:val="1"/>
          <w:sz w:val="24"/>
          <w:szCs w:val="24"/>
        </w:rPr>
      </w:pPr>
      <w:r w:rsidDel="00000000" w:rsidR="00000000" w:rsidRPr="00000000">
        <w:rPr>
          <w:i w:val="1"/>
          <w:sz w:val="24"/>
          <w:szCs w:val="24"/>
          <w:rtl w:val="0"/>
        </w:rPr>
        <w:t xml:space="preserve">6 – Digite o que procura e aperte enter.</w:t>
      </w:r>
    </w:p>
    <w:p w:rsidR="00000000" w:rsidDel="00000000" w:rsidP="00000000" w:rsidRDefault="00000000" w:rsidRPr="00000000" w14:paraId="00000A43">
      <w:pPr>
        <w:ind w:left="360" w:firstLine="0"/>
        <w:rPr>
          <w:i w:val="1"/>
          <w:sz w:val="24"/>
          <w:szCs w:val="24"/>
        </w:rPr>
      </w:pPr>
      <w:r w:rsidDel="00000000" w:rsidR="00000000" w:rsidRPr="00000000">
        <w:rPr>
          <w:i w:val="1"/>
          <w:sz w:val="24"/>
          <w:szCs w:val="24"/>
          <w:rtl w:val="0"/>
        </w:rPr>
        <w:t xml:space="preserve">7 – Lista da Procura realizada.</w:t>
      </w:r>
    </w:p>
    <w:p w:rsidR="00000000" w:rsidDel="00000000" w:rsidP="00000000" w:rsidRDefault="00000000" w:rsidRPr="00000000" w14:paraId="00000A44">
      <w:pPr>
        <w:ind w:left="360" w:firstLine="0"/>
        <w:rPr>
          <w:i w:val="1"/>
          <w:sz w:val="24"/>
          <w:szCs w:val="24"/>
        </w:rPr>
      </w:pPr>
      <w:r w:rsidDel="00000000" w:rsidR="00000000" w:rsidRPr="00000000">
        <w:rPr>
          <w:i w:val="1"/>
          <w:sz w:val="24"/>
          <w:szCs w:val="24"/>
          <w:rtl w:val="0"/>
        </w:rPr>
        <w:t xml:space="preserve">8 –Selecione na lista de Reservas para preencher os dados da Reserva.</w:t>
      </w:r>
    </w:p>
    <w:p w:rsidR="00000000" w:rsidDel="00000000" w:rsidP="00000000" w:rsidRDefault="00000000" w:rsidRPr="00000000" w14:paraId="00000A45">
      <w:pPr>
        <w:rPr/>
      </w:pPr>
      <w:r w:rsidDel="00000000" w:rsidR="00000000" w:rsidRPr="00000000">
        <w:rPr>
          <w:rtl w:val="0"/>
        </w:rPr>
        <w:tab/>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pStyle w:val="Heading1"/>
        <w:rPr/>
      </w:pPr>
      <w:bookmarkStart w:colFirst="0" w:colLast="0" w:name="_heading=h.bahgpjsuj8s5" w:id="59"/>
      <w:bookmarkEnd w:id="59"/>
      <w:r w:rsidDel="00000000" w:rsidR="00000000" w:rsidRPr="00000000">
        <w:br w:type="page"/>
      </w:r>
      <w:r w:rsidDel="00000000" w:rsidR="00000000" w:rsidRPr="00000000">
        <w:rPr>
          <w:rtl w:val="0"/>
        </w:rPr>
      </w:r>
    </w:p>
    <w:p w:rsidR="00000000" w:rsidDel="00000000" w:rsidP="00000000" w:rsidRDefault="00000000" w:rsidRPr="00000000" w14:paraId="00000A4B">
      <w:pPr>
        <w:pStyle w:val="Heading1"/>
        <w:rPr>
          <w:sz w:val="24"/>
          <w:szCs w:val="24"/>
        </w:rPr>
      </w:pPr>
      <w:bookmarkStart w:colFirst="0" w:colLast="0" w:name="_heading=h.s4p5iummc9f9" w:id="60"/>
      <w:bookmarkEnd w:id="60"/>
      <w:r w:rsidDel="00000000" w:rsidR="00000000" w:rsidRPr="00000000">
        <w:rPr>
          <w:rtl w:val="0"/>
        </w:rPr>
        <w:t xml:space="preserve">Diagrama de Classe</w:t>
      </w:r>
      <w:r w:rsidDel="00000000" w:rsidR="00000000" w:rsidRPr="00000000">
        <w:rPr>
          <w:rtl w:val="0"/>
        </w:rPr>
      </w:r>
    </w:p>
    <w:p w:rsidR="00000000" w:rsidDel="00000000" w:rsidP="00000000" w:rsidRDefault="00000000" w:rsidRPr="00000000" w14:paraId="00000A4C">
      <w:pPr>
        <w:keepNext w:val="1"/>
        <w:keepLines w:val="1"/>
        <w:pBdr>
          <w:top w:space="0" w:sz="0" w:val="nil"/>
          <w:left w:space="0" w:sz="0" w:val="nil"/>
          <w:bottom w:space="0" w:sz="0" w:val="nil"/>
          <w:right w:space="0" w:sz="0" w:val="nil"/>
          <w:between w:space="0" w:sz="0" w:val="nil"/>
        </w:pBdr>
        <w:spacing w:after="120" w:before="400" w:lineRule="auto"/>
        <w:ind w:firstLine="720"/>
        <w:rPr>
          <w:b w:val="1"/>
          <w:i w:val="1"/>
          <w:sz w:val="20"/>
          <w:szCs w:val="20"/>
          <w:u w:val="single"/>
        </w:rPr>
      </w:pPr>
      <w:bookmarkStart w:colFirst="0" w:colLast="0" w:name="_heading=h.37m2jsg" w:id="61"/>
      <w:bookmarkEnd w:id="61"/>
      <w:r w:rsidDel="00000000" w:rsidR="00000000" w:rsidRPr="00000000">
        <w:rPr>
          <w:b w:val="1"/>
          <w:i w:val="1"/>
          <w:sz w:val="20"/>
          <w:szCs w:val="20"/>
          <w:u w:val="single"/>
          <w:rtl w:val="0"/>
        </w:rPr>
        <w:t xml:space="preserve">Diagrama de Classe Original porém a letra ficou muito pequena e assim foi feito vários prints para melhor visualização.</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6121090" cy="4610100"/>
            <wp:effectExtent b="0" l="0" r="0" t="0"/>
            <wp:wrapSquare wrapText="bothSides" distB="114300" distT="114300" distL="114300" distR="114300"/>
            <wp:docPr id="71"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6121090" cy="4610100"/>
                    </a:xfrm>
                    <a:prstGeom prst="rect"/>
                    <a:ln/>
                  </pic:spPr>
                </pic:pic>
              </a:graphicData>
            </a:graphic>
          </wp:anchor>
        </w:drawing>
      </w:r>
    </w:p>
    <w:p w:rsidR="00000000" w:rsidDel="00000000" w:rsidP="00000000" w:rsidRDefault="00000000" w:rsidRPr="00000000" w14:paraId="00000A4D">
      <w:pPr>
        <w:keepNext w:val="1"/>
        <w:keepLines w:val="1"/>
        <w:pBdr>
          <w:top w:space="0" w:sz="0" w:val="nil"/>
          <w:left w:space="0" w:sz="0" w:val="nil"/>
          <w:bottom w:space="0" w:sz="0" w:val="nil"/>
          <w:right w:space="0" w:sz="0" w:val="nil"/>
          <w:between w:space="0" w:sz="0" w:val="nil"/>
        </w:pBdr>
        <w:spacing w:after="120" w:before="400" w:lineRule="auto"/>
        <w:ind w:firstLine="720"/>
        <w:rPr>
          <w:sz w:val="40"/>
          <w:szCs w:val="40"/>
        </w:rPr>
      </w:pPr>
      <w:bookmarkStart w:colFirst="0" w:colLast="0" w:name="_heading=h.i6u8go9ux8vq" w:id="62"/>
      <w:bookmarkEnd w:id="62"/>
      <w:r w:rsidDel="00000000" w:rsidR="00000000" w:rsidRPr="00000000">
        <w:rPr>
          <w:sz w:val="40"/>
          <w:szCs w:val="40"/>
        </w:rPr>
        <w:drawing>
          <wp:inline distB="114300" distT="114300" distL="114300" distR="114300">
            <wp:extent cx="3457575" cy="2181225"/>
            <wp:effectExtent b="0" l="0" r="0" t="0"/>
            <wp:docPr id="6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457575" cy="2181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238125</wp:posOffset>
            </wp:positionV>
            <wp:extent cx="190500" cy="190500"/>
            <wp:effectExtent b="0" l="0" r="0" t="0"/>
            <wp:wrapSquare wrapText="bothSides" distB="114300" distT="114300" distL="114300" distR="114300"/>
            <wp:docPr id="7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90500" cy="190500"/>
                    </a:xfrm>
                    <a:prstGeom prst="rect"/>
                    <a:ln/>
                  </pic:spPr>
                </pic:pic>
              </a:graphicData>
            </a:graphic>
          </wp:anchor>
        </w:drawing>
      </w:r>
    </w:p>
    <w:p w:rsidR="00000000" w:rsidDel="00000000" w:rsidP="00000000" w:rsidRDefault="00000000" w:rsidRPr="00000000" w14:paraId="00000A4E">
      <w:pPr>
        <w:keepNext w:val="1"/>
        <w:keepLines w:val="1"/>
        <w:pBdr>
          <w:top w:space="0" w:sz="0" w:val="nil"/>
          <w:left w:space="0" w:sz="0" w:val="nil"/>
          <w:bottom w:space="0" w:sz="0" w:val="nil"/>
          <w:right w:space="0" w:sz="0" w:val="nil"/>
          <w:between w:space="0" w:sz="0" w:val="nil"/>
        </w:pBdr>
        <w:spacing w:after="120" w:before="400" w:lineRule="auto"/>
        <w:ind w:firstLine="720"/>
        <w:rPr>
          <w:sz w:val="40"/>
          <w:szCs w:val="40"/>
        </w:rPr>
      </w:pPr>
      <w:bookmarkStart w:colFirst="0" w:colLast="0" w:name="_heading=h.si36wofic6br" w:id="63"/>
      <w:bookmarkEnd w:id="63"/>
      <w:r w:rsidDel="00000000" w:rsidR="00000000" w:rsidRPr="00000000">
        <w:rPr>
          <w:sz w:val="40"/>
          <w:szCs w:val="40"/>
        </w:rPr>
        <w:drawing>
          <wp:inline distB="114300" distT="114300" distL="114300" distR="114300">
            <wp:extent cx="6121090" cy="1841500"/>
            <wp:effectExtent b="0" l="0" r="0" t="0"/>
            <wp:docPr id="6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2109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A4F">
      <w:pPr>
        <w:keepNext w:val="1"/>
        <w:keepLines w:val="1"/>
        <w:pBdr>
          <w:top w:space="0" w:sz="0" w:val="nil"/>
          <w:left w:space="0" w:sz="0" w:val="nil"/>
          <w:bottom w:space="0" w:sz="0" w:val="nil"/>
          <w:right w:space="0" w:sz="0" w:val="nil"/>
          <w:between w:space="0" w:sz="0" w:val="nil"/>
        </w:pBdr>
        <w:spacing w:after="120" w:before="400" w:lineRule="auto"/>
        <w:ind w:firstLine="720"/>
        <w:rPr>
          <w:sz w:val="40"/>
          <w:szCs w:val="40"/>
        </w:rPr>
      </w:pPr>
      <w:bookmarkStart w:colFirst="0" w:colLast="0" w:name="_heading=h.y6b1pbhqqmgq" w:id="64"/>
      <w:bookmarkEnd w:id="64"/>
      <w:r w:rsidDel="00000000" w:rsidR="00000000" w:rsidRPr="00000000">
        <w:rPr>
          <w:sz w:val="40"/>
          <w:szCs w:val="40"/>
        </w:rPr>
        <w:drawing>
          <wp:inline distB="114300" distT="114300" distL="114300" distR="114300">
            <wp:extent cx="6121090" cy="4064000"/>
            <wp:effectExtent b="0" l="0" r="0" t="0"/>
            <wp:docPr id="7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12109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A50">
      <w:pPr>
        <w:pStyle w:val="Heading1"/>
        <w:rPr>
          <w:sz w:val="20"/>
          <w:szCs w:val="20"/>
        </w:rPr>
      </w:pPr>
      <w:bookmarkStart w:colFirst="0" w:colLast="0" w:name="_heading=h.5hr3j24nmzkn" w:id="65"/>
      <w:bookmarkEnd w:id="65"/>
      <w:r w:rsidDel="00000000" w:rsidR="00000000" w:rsidRPr="00000000">
        <w:br w:type="page"/>
      </w:r>
      <w:r w:rsidDel="00000000" w:rsidR="00000000" w:rsidRPr="00000000">
        <w:rPr>
          <w:sz w:val="20"/>
          <w:szCs w:val="20"/>
        </w:rPr>
        <w:drawing>
          <wp:inline distB="114300" distT="114300" distL="114300" distR="114300">
            <wp:extent cx="6121090" cy="3048000"/>
            <wp:effectExtent b="0" l="0" r="0" t="0"/>
            <wp:docPr id="6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12109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A51">
      <w:pPr>
        <w:rPr/>
      </w:pPr>
      <w:r w:rsidDel="00000000" w:rsidR="00000000" w:rsidRPr="00000000">
        <w:rPr/>
        <w:drawing>
          <wp:inline distB="114300" distT="114300" distL="114300" distR="114300">
            <wp:extent cx="4810125" cy="5095875"/>
            <wp:effectExtent b="0" l="0" r="0" t="0"/>
            <wp:docPr id="6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8101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rPr/>
      </w:pPr>
      <w:sdt>
        <w:sdtPr>
          <w:tag w:val="goog_rdk_1"/>
        </w:sdtPr>
        <w:sdtContent>
          <w:ins w:author="Anthonny Max" w:id="0" w:date="2020-12-02T19:37:51Z">
            <w:r w:rsidDel="00000000" w:rsidR="00000000" w:rsidRPr="00000000">
              <w:rPr/>
              <w:drawing>
                <wp:inline distB="114300" distT="114300" distL="114300" distR="114300">
                  <wp:extent cx="6121090" cy="4762500"/>
                  <wp:effectExtent b="0" l="0" r="0" t="0"/>
                  <wp:docPr id="7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21090" cy="4762500"/>
                          </a:xfrm>
                          <a:prstGeom prst="rect"/>
                          <a:ln/>
                        </pic:spPr>
                      </pic:pic>
                    </a:graphicData>
                  </a:graphic>
                </wp:inline>
              </w:drawing>
            </w:r>
          </w:ins>
        </w:sdtContent>
      </w:sdt>
      <w:sdt>
        <w:sdtPr>
          <w:tag w:val="goog_rdk_2"/>
        </w:sdtPr>
        <w:sdtContent>
          <w:del w:author="Anthonny Max" w:id="0" w:date="2020-12-02T19:37:51Z">
            <w:r w:rsidDel="00000000" w:rsidR="00000000" w:rsidRPr="00000000">
              <w:rPr/>
              <w:drawing>
                <wp:inline distB="114300" distT="114300" distL="114300" distR="114300">
                  <wp:extent cx="190500" cy="212937"/>
                  <wp:effectExtent b="0" l="0" r="0" t="0"/>
                  <wp:docPr id="7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190500" cy="212937"/>
                          </a:xfrm>
                          <a:prstGeom prst="rect"/>
                          <a:ln/>
                        </pic:spPr>
                      </pic:pic>
                    </a:graphicData>
                  </a:graphic>
                </wp:inline>
              </w:drawing>
            </w:r>
          </w:del>
        </w:sdtContent>
      </w:sdt>
      <w:r w:rsidDel="00000000" w:rsidR="00000000" w:rsidRPr="00000000">
        <w:rPr>
          <w:rtl w:val="0"/>
        </w:rPr>
      </w:r>
    </w:p>
    <w:p w:rsidR="00000000" w:rsidDel="00000000" w:rsidP="00000000" w:rsidRDefault="00000000" w:rsidRPr="00000000" w14:paraId="00000A53">
      <w:pPr>
        <w:pStyle w:val="Heading1"/>
        <w:rPr/>
      </w:pPr>
      <w:bookmarkStart w:colFirst="0" w:colLast="0" w:name="_heading=h.vtrbeh4lhvn2" w:id="66"/>
      <w:bookmarkEnd w:id="66"/>
      <w:r w:rsidDel="00000000" w:rsidR="00000000" w:rsidRPr="00000000">
        <w:rPr>
          <w:rtl w:val="0"/>
        </w:rPr>
        <w:t xml:space="preserve">Apêndices</w:t>
      </w:r>
    </w:p>
    <w:p w:rsidR="00000000" w:rsidDel="00000000" w:rsidP="00000000" w:rsidRDefault="00000000" w:rsidRPr="00000000" w14:paraId="00000A54">
      <w:pPr>
        <w:rPr>
          <w:sz w:val="24"/>
          <w:szCs w:val="24"/>
        </w:rPr>
      </w:pPr>
      <w:r w:rsidDel="00000000" w:rsidR="00000000" w:rsidRPr="00000000">
        <w:rPr>
          <w:rtl w:val="0"/>
        </w:rPr>
      </w:r>
    </w:p>
    <w:p w:rsidR="00000000" w:rsidDel="00000000" w:rsidP="00000000" w:rsidRDefault="00000000" w:rsidRPr="00000000" w14:paraId="00000A55">
      <w:pPr>
        <w:pStyle w:val="Heading2"/>
        <w:numPr>
          <w:ilvl w:val="0"/>
          <w:numId w:val="6"/>
        </w:numPr>
        <w:spacing w:line="360" w:lineRule="auto"/>
        <w:ind w:left="720" w:hanging="360"/>
        <w:jc w:val="both"/>
        <w:rPr/>
      </w:pPr>
      <w:bookmarkStart w:colFirst="0" w:colLast="0" w:name="_heading=h.yhamipr4ez62" w:id="67"/>
      <w:bookmarkEnd w:id="67"/>
      <w:r w:rsidDel="00000000" w:rsidR="00000000" w:rsidRPr="00000000">
        <w:rPr>
          <w:rtl w:val="0"/>
        </w:rPr>
        <w:t xml:space="preserve">Reunião 30.09.2020 </w:t>
      </w:r>
    </w:p>
    <w:p w:rsidR="00000000" w:rsidDel="00000000" w:rsidP="00000000" w:rsidRDefault="00000000" w:rsidRPr="00000000" w14:paraId="00000A56">
      <w:pPr>
        <w:ind w:left="720" w:firstLine="0"/>
        <w:rPr/>
      </w:pPr>
      <w:r w:rsidDel="00000000" w:rsidR="00000000" w:rsidRPr="00000000">
        <w:rPr>
          <w:rtl w:val="0"/>
        </w:rPr>
        <w:t xml:space="preserve">Link do documento completo da Ata: https://drive.google.com/file/d/1mkXeJCHww8hEgj4fb8INpeFYtmGTyly8/view?usp=sharing</w:t>
      </w:r>
      <w:r w:rsidDel="00000000" w:rsidR="00000000" w:rsidRPr="00000000">
        <w:rPr>
          <w:rtl w:val="0"/>
        </w:rPr>
      </w:r>
    </w:p>
    <w:p w:rsidR="00000000" w:rsidDel="00000000" w:rsidP="00000000" w:rsidRDefault="00000000" w:rsidRPr="00000000" w14:paraId="00000A57">
      <w:pPr>
        <w:rPr>
          <w:sz w:val="24"/>
          <w:szCs w:val="24"/>
        </w:rPr>
      </w:pPr>
      <w:r w:rsidDel="00000000" w:rsidR="00000000" w:rsidRPr="00000000">
        <w:rPr/>
        <w:drawing>
          <wp:inline distB="0" distT="0" distL="0" distR="0">
            <wp:extent cx="5612130" cy="1370330"/>
            <wp:effectExtent b="0" l="0" r="0" t="0"/>
            <wp:docPr id="9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612130" cy="1370330"/>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rPr>
          <w:sz w:val="24"/>
          <w:szCs w:val="24"/>
        </w:rPr>
      </w:pPr>
      <w:r w:rsidDel="00000000" w:rsidR="00000000" w:rsidRPr="00000000">
        <w:rPr/>
        <w:drawing>
          <wp:inline distB="0" distT="0" distL="0" distR="0">
            <wp:extent cx="5612130" cy="3989705"/>
            <wp:effectExtent b="0" l="0" r="0" t="0"/>
            <wp:docPr id="6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612130" cy="3989705"/>
                    </a:xfrm>
                    <a:prstGeom prst="rect"/>
                    <a:ln/>
                  </pic:spPr>
                </pic:pic>
              </a:graphicData>
            </a:graphic>
          </wp:inline>
        </w:drawing>
      </w:r>
      <w:r w:rsidDel="00000000" w:rsidR="00000000" w:rsidRPr="00000000">
        <w:rPr>
          <w:rtl w:val="0"/>
        </w:rPr>
      </w:r>
    </w:p>
    <w:p w:rsidR="00000000" w:rsidDel="00000000" w:rsidP="00000000" w:rsidRDefault="00000000" w:rsidRPr="00000000" w14:paraId="00000A59">
      <w:pPr>
        <w:rPr>
          <w:sz w:val="24"/>
          <w:szCs w:val="24"/>
        </w:rPr>
      </w:pPr>
      <w:r w:rsidDel="00000000" w:rsidR="00000000" w:rsidRPr="00000000">
        <w:rPr>
          <w:rtl w:val="0"/>
        </w:rPr>
      </w:r>
    </w:p>
    <w:p w:rsidR="00000000" w:rsidDel="00000000" w:rsidP="00000000" w:rsidRDefault="00000000" w:rsidRPr="00000000" w14:paraId="00000A5A">
      <w:pPr>
        <w:rPr>
          <w:sz w:val="24"/>
          <w:szCs w:val="24"/>
        </w:rPr>
      </w:pPr>
      <w:r w:rsidDel="00000000" w:rsidR="00000000" w:rsidRPr="00000000">
        <w:rPr>
          <w:rtl w:val="0"/>
        </w:rPr>
      </w:r>
    </w:p>
    <w:p w:rsidR="00000000" w:rsidDel="00000000" w:rsidP="00000000" w:rsidRDefault="00000000" w:rsidRPr="00000000" w14:paraId="00000A5B">
      <w:pPr>
        <w:rPr>
          <w:sz w:val="24"/>
          <w:szCs w:val="24"/>
        </w:rPr>
      </w:pPr>
      <w:r w:rsidDel="00000000" w:rsidR="00000000" w:rsidRPr="00000000">
        <w:rPr>
          <w:rtl w:val="0"/>
        </w:rPr>
      </w:r>
    </w:p>
    <w:p w:rsidR="00000000" w:rsidDel="00000000" w:rsidP="00000000" w:rsidRDefault="00000000" w:rsidRPr="00000000" w14:paraId="00000A5C">
      <w:pPr>
        <w:rPr>
          <w:sz w:val="24"/>
          <w:szCs w:val="24"/>
        </w:rPr>
      </w:pPr>
      <w:r w:rsidDel="00000000" w:rsidR="00000000" w:rsidRPr="00000000">
        <w:rPr>
          <w:rtl w:val="0"/>
        </w:rPr>
      </w:r>
    </w:p>
    <w:p w:rsidR="00000000" w:rsidDel="00000000" w:rsidP="00000000" w:rsidRDefault="00000000" w:rsidRPr="00000000" w14:paraId="00000A5D">
      <w:pPr>
        <w:rPr>
          <w:sz w:val="24"/>
          <w:szCs w:val="24"/>
        </w:rPr>
      </w:pPr>
      <w:r w:rsidDel="00000000" w:rsidR="00000000" w:rsidRPr="00000000">
        <w:rPr>
          <w:rtl w:val="0"/>
        </w:rPr>
      </w:r>
    </w:p>
    <w:p w:rsidR="00000000" w:rsidDel="00000000" w:rsidP="00000000" w:rsidRDefault="00000000" w:rsidRPr="00000000" w14:paraId="00000A5E">
      <w:pPr>
        <w:rPr>
          <w:sz w:val="24"/>
          <w:szCs w:val="24"/>
        </w:rPr>
      </w:pPr>
      <w:r w:rsidDel="00000000" w:rsidR="00000000" w:rsidRPr="00000000">
        <w:rPr>
          <w:rtl w:val="0"/>
        </w:rPr>
      </w:r>
    </w:p>
    <w:p w:rsidR="00000000" w:rsidDel="00000000" w:rsidP="00000000" w:rsidRDefault="00000000" w:rsidRPr="00000000" w14:paraId="00000A5F">
      <w:pPr>
        <w:rPr>
          <w:sz w:val="24"/>
          <w:szCs w:val="24"/>
        </w:rPr>
      </w:pPr>
      <w:r w:rsidDel="00000000" w:rsidR="00000000" w:rsidRPr="00000000">
        <w:rPr>
          <w:rtl w:val="0"/>
        </w:rPr>
      </w:r>
    </w:p>
    <w:p w:rsidR="00000000" w:rsidDel="00000000" w:rsidP="00000000" w:rsidRDefault="00000000" w:rsidRPr="00000000" w14:paraId="00000A60">
      <w:pPr>
        <w:rPr>
          <w:sz w:val="24"/>
          <w:szCs w:val="24"/>
        </w:rPr>
      </w:pPr>
      <w:r w:rsidDel="00000000" w:rsidR="00000000" w:rsidRPr="00000000">
        <w:rPr>
          <w:rtl w:val="0"/>
        </w:rPr>
      </w:r>
    </w:p>
    <w:p w:rsidR="00000000" w:rsidDel="00000000" w:rsidP="00000000" w:rsidRDefault="00000000" w:rsidRPr="00000000" w14:paraId="00000A61">
      <w:pPr>
        <w:rPr>
          <w:sz w:val="24"/>
          <w:szCs w:val="24"/>
        </w:rPr>
      </w:pPr>
      <w:r w:rsidDel="00000000" w:rsidR="00000000" w:rsidRPr="00000000">
        <w:rPr>
          <w:rtl w:val="0"/>
        </w:rPr>
      </w:r>
    </w:p>
    <w:p w:rsidR="00000000" w:rsidDel="00000000" w:rsidP="00000000" w:rsidRDefault="00000000" w:rsidRPr="00000000" w14:paraId="00000A62">
      <w:pPr>
        <w:rPr>
          <w:sz w:val="24"/>
          <w:szCs w:val="24"/>
        </w:rPr>
      </w:pPr>
      <w:r w:rsidDel="00000000" w:rsidR="00000000" w:rsidRPr="00000000">
        <w:rPr>
          <w:rtl w:val="0"/>
        </w:rPr>
      </w:r>
    </w:p>
    <w:p w:rsidR="00000000" w:rsidDel="00000000" w:rsidP="00000000" w:rsidRDefault="00000000" w:rsidRPr="00000000" w14:paraId="00000A63">
      <w:pPr>
        <w:rPr>
          <w:sz w:val="24"/>
          <w:szCs w:val="24"/>
        </w:rPr>
      </w:pPr>
      <w:r w:rsidDel="00000000" w:rsidR="00000000" w:rsidRPr="00000000">
        <w:rPr>
          <w:rtl w:val="0"/>
        </w:rPr>
      </w:r>
    </w:p>
    <w:p w:rsidR="00000000" w:rsidDel="00000000" w:rsidP="00000000" w:rsidRDefault="00000000" w:rsidRPr="00000000" w14:paraId="00000A64">
      <w:pPr>
        <w:rPr>
          <w:sz w:val="24"/>
          <w:szCs w:val="24"/>
        </w:rPr>
      </w:pPr>
      <w:r w:rsidDel="00000000" w:rsidR="00000000" w:rsidRPr="00000000">
        <w:rPr>
          <w:rtl w:val="0"/>
        </w:rPr>
      </w:r>
    </w:p>
    <w:p w:rsidR="00000000" w:rsidDel="00000000" w:rsidP="00000000" w:rsidRDefault="00000000" w:rsidRPr="00000000" w14:paraId="00000A65">
      <w:pPr>
        <w:rPr>
          <w:sz w:val="24"/>
          <w:szCs w:val="24"/>
        </w:rPr>
      </w:pPr>
      <w:r w:rsidDel="00000000" w:rsidR="00000000" w:rsidRPr="00000000">
        <w:rPr>
          <w:rtl w:val="0"/>
        </w:rPr>
      </w:r>
    </w:p>
    <w:p w:rsidR="00000000" w:rsidDel="00000000" w:rsidP="00000000" w:rsidRDefault="00000000" w:rsidRPr="00000000" w14:paraId="00000A66">
      <w:pPr>
        <w:rPr>
          <w:sz w:val="24"/>
          <w:szCs w:val="24"/>
        </w:rPr>
      </w:pPr>
      <w:r w:rsidDel="00000000" w:rsidR="00000000" w:rsidRPr="00000000">
        <w:rPr>
          <w:rtl w:val="0"/>
        </w:rPr>
      </w:r>
    </w:p>
    <w:p w:rsidR="00000000" w:rsidDel="00000000" w:rsidP="00000000" w:rsidRDefault="00000000" w:rsidRPr="00000000" w14:paraId="00000A67">
      <w:pPr>
        <w:rPr>
          <w:sz w:val="24"/>
          <w:szCs w:val="24"/>
        </w:rPr>
      </w:pPr>
      <w:r w:rsidDel="00000000" w:rsidR="00000000" w:rsidRPr="00000000">
        <w:rPr>
          <w:rtl w:val="0"/>
        </w:rPr>
      </w:r>
    </w:p>
    <w:p w:rsidR="00000000" w:rsidDel="00000000" w:rsidP="00000000" w:rsidRDefault="00000000" w:rsidRPr="00000000" w14:paraId="00000A68">
      <w:pPr>
        <w:rPr>
          <w:sz w:val="24"/>
          <w:szCs w:val="24"/>
        </w:rPr>
      </w:pPr>
      <w:r w:rsidDel="00000000" w:rsidR="00000000" w:rsidRPr="00000000">
        <w:rPr>
          <w:rtl w:val="0"/>
        </w:rPr>
      </w:r>
    </w:p>
    <w:p w:rsidR="00000000" w:rsidDel="00000000" w:rsidP="00000000" w:rsidRDefault="00000000" w:rsidRPr="00000000" w14:paraId="00000A69">
      <w:pPr>
        <w:rPr>
          <w:sz w:val="24"/>
          <w:szCs w:val="24"/>
        </w:rPr>
      </w:pPr>
      <w:r w:rsidDel="00000000" w:rsidR="00000000" w:rsidRPr="00000000">
        <w:rPr>
          <w:rtl w:val="0"/>
        </w:rPr>
      </w:r>
    </w:p>
    <w:p w:rsidR="00000000" w:rsidDel="00000000" w:rsidP="00000000" w:rsidRDefault="00000000" w:rsidRPr="00000000" w14:paraId="00000A6A">
      <w:pPr>
        <w:rPr>
          <w:sz w:val="24"/>
          <w:szCs w:val="24"/>
        </w:rPr>
      </w:pPr>
      <w:r w:rsidDel="00000000" w:rsidR="00000000" w:rsidRPr="00000000">
        <w:rPr>
          <w:rtl w:val="0"/>
        </w:rPr>
      </w:r>
    </w:p>
    <w:p w:rsidR="00000000" w:rsidDel="00000000" w:rsidP="00000000" w:rsidRDefault="00000000" w:rsidRPr="00000000" w14:paraId="00000A6B">
      <w:pPr>
        <w:rPr>
          <w:sz w:val="24"/>
          <w:szCs w:val="24"/>
        </w:rPr>
      </w:pPr>
      <w:r w:rsidDel="00000000" w:rsidR="00000000" w:rsidRPr="00000000">
        <w:rPr>
          <w:rtl w:val="0"/>
        </w:rPr>
      </w:r>
    </w:p>
    <w:p w:rsidR="00000000" w:rsidDel="00000000" w:rsidP="00000000" w:rsidRDefault="00000000" w:rsidRPr="00000000" w14:paraId="00000A6C">
      <w:pPr>
        <w:rPr>
          <w:sz w:val="24"/>
          <w:szCs w:val="24"/>
        </w:rPr>
      </w:pPr>
      <w:r w:rsidDel="00000000" w:rsidR="00000000" w:rsidRPr="00000000">
        <w:rPr>
          <w:rtl w:val="0"/>
        </w:rPr>
      </w:r>
    </w:p>
    <w:p w:rsidR="00000000" w:rsidDel="00000000" w:rsidP="00000000" w:rsidRDefault="00000000" w:rsidRPr="00000000" w14:paraId="00000A6D">
      <w:pPr>
        <w:rPr>
          <w:sz w:val="24"/>
          <w:szCs w:val="24"/>
        </w:rPr>
      </w:pPr>
      <w:r w:rsidDel="00000000" w:rsidR="00000000" w:rsidRPr="00000000">
        <w:rPr>
          <w:rtl w:val="0"/>
        </w:rPr>
      </w:r>
    </w:p>
    <w:p w:rsidR="00000000" w:rsidDel="00000000" w:rsidP="00000000" w:rsidRDefault="00000000" w:rsidRPr="00000000" w14:paraId="00000A6E">
      <w:pPr>
        <w:rPr>
          <w:sz w:val="24"/>
          <w:szCs w:val="24"/>
        </w:rPr>
      </w:pPr>
      <w:bookmarkStart w:colFirst="0" w:colLast="0" w:name="_heading=h.1pokw4se2v1v" w:id="68"/>
      <w:bookmarkEnd w:id="68"/>
      <w:r w:rsidDel="00000000" w:rsidR="00000000" w:rsidRPr="00000000">
        <w:rPr>
          <w:rtl w:val="0"/>
        </w:rPr>
      </w:r>
    </w:p>
    <w:p w:rsidR="00000000" w:rsidDel="00000000" w:rsidP="00000000" w:rsidRDefault="00000000" w:rsidRPr="00000000" w14:paraId="00000A6F">
      <w:pPr>
        <w:rPr>
          <w:sz w:val="24"/>
          <w:szCs w:val="24"/>
        </w:rPr>
      </w:pPr>
      <w:r w:rsidDel="00000000" w:rsidR="00000000" w:rsidRPr="00000000">
        <w:rPr>
          <w:rtl w:val="0"/>
        </w:rPr>
      </w:r>
    </w:p>
    <w:sectPr>
      <w:type w:val="nextPage"/>
      <w:pgSz w:h="16838" w:w="11906" w:orient="portrait"/>
      <w:pgMar w:bottom="1133" w:top="1133" w:left="1133" w:right="113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Times New Roman"/>
  <w:font w:name="Nimbus Roman No9 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75">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0">
    <w:pPr>
      <w:widowControl w:val="0"/>
      <w:pBdr>
        <w:top w:space="0" w:sz="0" w:val="nil"/>
        <w:left w:space="0" w:sz="0" w:val="nil"/>
        <w:bottom w:space="0" w:sz="0" w:val="nil"/>
        <w:right w:space="0" w:sz="0" w:val="nil"/>
        <w:between w:space="0" w:sz="0" w:val="nil"/>
      </w:pBdr>
      <w:tabs>
        <w:tab w:val="center" w:pos="4252"/>
        <w:tab w:val="right" w:pos="8504"/>
      </w:tabs>
      <w:spacing w:line="240" w:lineRule="auto"/>
      <w:jc w:val="center"/>
      <w:rPr>
        <w:rFonts w:ascii="Nimbus Roman No9 L" w:cs="Nimbus Roman No9 L" w:eastAsia="Nimbus Roman No9 L" w:hAnsi="Nimbus Roman No9 L"/>
        <w:color w:val="000000"/>
        <w:sz w:val="24"/>
        <w:szCs w:val="24"/>
      </w:rPr>
    </w:pPr>
    <w:r w:rsidDel="00000000" w:rsidR="00000000" w:rsidRPr="00000000">
      <w:rPr/>
      <w:drawing>
        <wp:inline distB="0" distT="0" distL="0" distR="0">
          <wp:extent cx="1847910" cy="564295"/>
          <wp:effectExtent b="0" l="0" r="0" t="0"/>
          <wp:docPr id="6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47910" cy="56429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72">
    <w:pPr>
      <w:widowControl w:val="0"/>
      <w:tabs>
        <w:tab w:val="center" w:pos="4252"/>
        <w:tab w:val="right" w:pos="8504"/>
      </w:tabs>
      <w:spacing w:line="240" w:lineRule="auto"/>
      <w:jc w:val="center"/>
      <w:rPr>
        <w:rFonts w:ascii="Nimbus Roman No9 L" w:cs="Nimbus Roman No9 L" w:eastAsia="Nimbus Roman No9 L" w:hAnsi="Nimbus Roman No9 L"/>
        <w:color w:val="000000"/>
        <w:sz w:val="24"/>
        <w:szCs w:val="24"/>
      </w:rPr>
    </w:pPr>
    <w:r w:rsidDel="00000000" w:rsidR="00000000" w:rsidRPr="00000000">
      <w:rPr/>
      <w:drawing>
        <wp:inline distB="0" distT="0" distL="0" distR="0">
          <wp:extent cx="1847910" cy="564295"/>
          <wp:effectExtent b="0" l="0" r="0" t="0"/>
          <wp:docPr id="7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47910" cy="564295"/>
                  </a:xfrm>
                  <a:prstGeom prst="rect"/>
                  <a:ln/>
                </pic:spPr>
              </pic:pic>
            </a:graphicData>
          </a:graphic>
        </wp:inline>
      </w:drawing>
    </w:r>
    <w:r w:rsidDel="00000000" w:rsidR="00000000" w:rsidRPr="00000000">
      <w:rPr>
        <w:rtl w:val="0"/>
      </w:rPr>
    </w:r>
  </w:p>
  <w:p w:rsidR="00000000" w:rsidDel="00000000" w:rsidP="00000000" w:rsidRDefault="00000000" w:rsidRPr="00000000" w14:paraId="00000A73">
    <w:pPr>
      <w:widowControl w:val="0"/>
      <w:pBdr>
        <w:top w:space="0" w:sz="0" w:val="nil"/>
        <w:left w:space="0" w:sz="0" w:val="nil"/>
        <w:bottom w:space="0" w:sz="0" w:val="nil"/>
        <w:right w:space="0" w:sz="0" w:val="nil"/>
        <w:between w:space="0" w:sz="0" w:val="nil"/>
      </w:pBdr>
      <w:tabs>
        <w:tab w:val="center" w:pos="4252"/>
        <w:tab w:val="right" w:pos="8504"/>
      </w:tabs>
      <w:spacing w:line="240" w:lineRule="auto"/>
      <w:rPr>
        <w:rFonts w:ascii="Nimbus Roman No9 L" w:cs="Nimbus Roman No9 L" w:eastAsia="Nimbus Roman No9 L" w:hAnsi="Nimbus Roman No9 L"/>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0D31DD"/>
  </w:style>
  <w:style w:type="paragraph" w:styleId="Ttulo1">
    <w:name w:val="heading 1"/>
    <w:basedOn w:val="Normal"/>
    <w:next w:val="Normal"/>
    <w:uiPriority w:val="9"/>
    <w:qFormat w:val="1"/>
    <w:rsid w:val="000D31DD"/>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rsid w:val="000D31DD"/>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rsid w:val="000D31DD"/>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rsid w:val="000D31DD"/>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rsid w:val="000D31DD"/>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rsid w:val="000D31DD"/>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rsid w:val="000D31DD"/>
    <w:tblPr>
      <w:tblCellMar>
        <w:top w:w="0.0" w:type="dxa"/>
        <w:left w:w="0.0" w:type="dxa"/>
        <w:bottom w:w="0.0" w:type="dxa"/>
        <w:right w:w="0.0" w:type="dxa"/>
      </w:tblCellMar>
    </w:tblPr>
  </w:style>
  <w:style w:type="paragraph" w:styleId="Ttulo">
    <w:name w:val="Title"/>
    <w:basedOn w:val="Normal"/>
    <w:next w:val="Normal"/>
    <w:uiPriority w:val="10"/>
    <w:qFormat w:val="1"/>
    <w:rsid w:val="000D31DD"/>
    <w:pPr>
      <w:keepNext w:val="1"/>
      <w:keepLines w:val="1"/>
      <w:spacing w:after="60"/>
    </w:pPr>
    <w:rPr>
      <w:sz w:val="52"/>
      <w:szCs w:val="52"/>
    </w:rPr>
  </w:style>
  <w:style w:type="table" w:styleId="TableNormal0" w:customStyle="1">
    <w:name w:val="Table Normal"/>
    <w:rsid w:val="000D31DD"/>
    <w:tblPr>
      <w:tblCellMar>
        <w:top w:w="0.0" w:type="dxa"/>
        <w:left w:w="0.0" w:type="dxa"/>
        <w:bottom w:w="0.0" w:type="dxa"/>
        <w:right w:w="0.0" w:type="dxa"/>
      </w:tblCellMar>
    </w:tblPr>
  </w:style>
  <w:style w:type="table" w:styleId="TableNormal1" w:customStyle="1">
    <w:name w:val="Table Normal"/>
    <w:rsid w:val="000D31DD"/>
    <w:tblPr>
      <w:tblCellMar>
        <w:top w:w="0.0" w:type="dxa"/>
        <w:left w:w="0.0" w:type="dxa"/>
        <w:bottom w:w="0.0" w:type="dxa"/>
        <w:right w:w="0.0" w:type="dxa"/>
      </w:tblCellMar>
    </w:tblPr>
  </w:style>
  <w:style w:type="table" w:styleId="TableNormal2" w:customStyle="1">
    <w:name w:val="Table Normal"/>
    <w:rsid w:val="000D31DD"/>
    <w:tblPr>
      <w:tblCellMar>
        <w:top w:w="0.0" w:type="dxa"/>
        <w:left w:w="0.0" w:type="dxa"/>
        <w:bottom w:w="0.0" w:type="dxa"/>
        <w:right w:w="0.0" w:type="dxa"/>
      </w:tblCellMar>
    </w:tblPr>
  </w:style>
  <w:style w:type="paragraph" w:styleId="Subttulo">
    <w:name w:val="Subtitle"/>
    <w:basedOn w:val="Normal"/>
    <w:next w:val="Normal"/>
    <w:rsid w:val="000D31DD"/>
    <w:pPr>
      <w:keepNext w:val="1"/>
      <w:keepLines w:val="1"/>
      <w:spacing w:after="320"/>
    </w:pPr>
    <w:rPr>
      <w:color w:val="666666"/>
      <w:sz w:val="30"/>
      <w:szCs w:val="30"/>
    </w:rPr>
  </w:style>
  <w:style w:type="table" w:styleId="a" w:customStyle="1">
    <w:basedOn w:val="TableNormal2"/>
    <w:rsid w:val="000D31DD"/>
    <w:tblPr>
      <w:tblStyleRowBandSize w:val="1"/>
      <w:tblStyleColBandSize w:val="1"/>
      <w:tblCellMar>
        <w:top w:w="0.0" w:type="dxa"/>
        <w:left w:w="115.0" w:type="dxa"/>
        <w:bottom w:w="0.0" w:type="dxa"/>
        <w:right w:w="115.0" w:type="dxa"/>
      </w:tblCellMar>
    </w:tblPr>
  </w:style>
  <w:style w:type="table" w:styleId="a0" w:customStyle="1">
    <w:basedOn w:val="TableNormal2"/>
    <w:rsid w:val="000D31DD"/>
    <w:tblPr>
      <w:tblStyleRowBandSize w:val="1"/>
      <w:tblStyleColBandSize w:val="1"/>
      <w:tblCellMar>
        <w:top w:w="0.0" w:type="dxa"/>
        <w:left w:w="108.0" w:type="dxa"/>
        <w:bottom w:w="0.0" w:type="dxa"/>
        <w:right w:w="108.0" w:type="dxa"/>
      </w:tblCellMar>
    </w:tblPr>
  </w:style>
  <w:style w:type="table" w:styleId="a1" w:customStyle="1">
    <w:basedOn w:val="TableNormal2"/>
    <w:rsid w:val="000D31DD"/>
    <w:tblPr>
      <w:tblStyleRowBandSize w:val="1"/>
      <w:tblStyleColBandSize w:val="1"/>
      <w:tblCellMar>
        <w:top w:w="100.0" w:type="dxa"/>
        <w:left w:w="100.0" w:type="dxa"/>
        <w:bottom w:w="100.0" w:type="dxa"/>
        <w:right w:w="100.0" w:type="dxa"/>
      </w:tblCellMar>
    </w:tblPr>
  </w:style>
  <w:style w:type="table" w:styleId="a2" w:customStyle="1">
    <w:basedOn w:val="TableNormal2"/>
    <w:rsid w:val="000D31DD"/>
    <w:tblPr>
      <w:tblStyleRowBandSize w:val="1"/>
      <w:tblStyleColBandSize w:val="1"/>
      <w:tblCellMar>
        <w:top w:w="100.0" w:type="dxa"/>
        <w:left w:w="100.0" w:type="dxa"/>
        <w:bottom w:w="100.0" w:type="dxa"/>
        <w:right w:w="100.0" w:type="dxa"/>
      </w:tblCellMar>
    </w:tblPr>
  </w:style>
  <w:style w:type="table" w:styleId="a3" w:customStyle="1">
    <w:basedOn w:val="TableNormal2"/>
    <w:rsid w:val="000D31DD"/>
    <w:tblPr>
      <w:tblStyleRowBandSize w:val="1"/>
      <w:tblStyleColBandSize w:val="1"/>
      <w:tblCellMar>
        <w:top w:w="100.0" w:type="dxa"/>
        <w:left w:w="100.0" w:type="dxa"/>
        <w:bottom w:w="100.0" w:type="dxa"/>
        <w:right w:w="100.0" w:type="dxa"/>
      </w:tblCellMar>
    </w:tblPr>
  </w:style>
  <w:style w:type="table" w:styleId="a4" w:customStyle="1">
    <w:basedOn w:val="TableNormal2"/>
    <w:rsid w:val="000D31DD"/>
    <w:tblPr>
      <w:tblStyleRowBandSize w:val="1"/>
      <w:tblStyleColBandSize w:val="1"/>
      <w:tblCellMar>
        <w:top w:w="100.0" w:type="dxa"/>
        <w:left w:w="100.0" w:type="dxa"/>
        <w:bottom w:w="100.0" w:type="dxa"/>
        <w:right w:w="100.0" w:type="dxa"/>
      </w:tblCellMar>
    </w:tblPr>
  </w:style>
  <w:style w:type="table" w:styleId="a5" w:customStyle="1">
    <w:basedOn w:val="TableNormal2"/>
    <w:rsid w:val="000D31DD"/>
    <w:tblPr>
      <w:tblStyleRowBandSize w:val="1"/>
      <w:tblStyleColBandSize w:val="1"/>
      <w:tblCellMar>
        <w:top w:w="100.0" w:type="dxa"/>
        <w:left w:w="100.0" w:type="dxa"/>
        <w:bottom w:w="100.0" w:type="dxa"/>
        <w:right w:w="100.0" w:type="dxa"/>
      </w:tblCellMar>
    </w:tblPr>
  </w:style>
  <w:style w:type="table" w:styleId="a6" w:customStyle="1">
    <w:basedOn w:val="TableNormal2"/>
    <w:rsid w:val="000D31DD"/>
    <w:tblPr>
      <w:tblStyleRowBandSize w:val="1"/>
      <w:tblStyleColBandSize w:val="1"/>
      <w:tblCellMar>
        <w:top w:w="100.0" w:type="dxa"/>
        <w:left w:w="100.0" w:type="dxa"/>
        <w:bottom w:w="100.0" w:type="dxa"/>
        <w:right w:w="100.0" w:type="dxa"/>
      </w:tblCellMar>
    </w:tblPr>
  </w:style>
  <w:style w:type="table" w:styleId="a7" w:customStyle="1">
    <w:basedOn w:val="TableNormal2"/>
    <w:rsid w:val="000D31DD"/>
    <w:tblPr>
      <w:tblStyleRowBandSize w:val="1"/>
      <w:tblStyleColBandSize w:val="1"/>
      <w:tblCellMar>
        <w:top w:w="100.0" w:type="dxa"/>
        <w:left w:w="100.0" w:type="dxa"/>
        <w:bottom w:w="100.0" w:type="dxa"/>
        <w:right w:w="100.0" w:type="dxa"/>
      </w:tblCellMar>
    </w:tblPr>
  </w:style>
  <w:style w:type="table" w:styleId="a8" w:customStyle="1">
    <w:basedOn w:val="TableNormal2"/>
    <w:rsid w:val="000D31DD"/>
    <w:tblPr>
      <w:tblStyleRowBandSize w:val="1"/>
      <w:tblStyleColBandSize w:val="1"/>
      <w:tblCellMar>
        <w:top w:w="100.0" w:type="dxa"/>
        <w:left w:w="100.0" w:type="dxa"/>
        <w:bottom w:w="100.0" w:type="dxa"/>
        <w:right w:w="100.0" w:type="dxa"/>
      </w:tblCellMar>
    </w:tblPr>
  </w:style>
  <w:style w:type="table" w:styleId="a9" w:customStyle="1">
    <w:basedOn w:val="TableNormal2"/>
    <w:rsid w:val="000D31DD"/>
    <w:tblPr>
      <w:tblStyleRowBandSize w:val="1"/>
      <w:tblStyleColBandSize w:val="1"/>
      <w:tblCellMar>
        <w:top w:w="0.0" w:type="dxa"/>
        <w:left w:w="70.0" w:type="dxa"/>
        <w:bottom w:w="0.0" w:type="dxa"/>
        <w:right w:w="70.0" w:type="dxa"/>
      </w:tblCellMar>
    </w:tblPr>
  </w:style>
  <w:style w:type="paragraph" w:styleId="Cabealho">
    <w:name w:val="header"/>
    <w:basedOn w:val="Normal"/>
    <w:link w:val="CabealhoChar"/>
    <w:uiPriority w:val="99"/>
    <w:unhideWhenUsed w:val="1"/>
    <w:rsid w:val="0079082D"/>
    <w:pPr>
      <w:tabs>
        <w:tab w:val="center" w:pos="4252"/>
        <w:tab w:val="right" w:pos="8504"/>
      </w:tabs>
      <w:spacing w:line="240" w:lineRule="auto"/>
    </w:pPr>
  </w:style>
  <w:style w:type="character" w:styleId="CabealhoChar" w:customStyle="1">
    <w:name w:val="Cabeçalho Char"/>
    <w:basedOn w:val="Fontepargpadro"/>
    <w:link w:val="Cabealho"/>
    <w:uiPriority w:val="99"/>
    <w:rsid w:val="0079082D"/>
  </w:style>
  <w:style w:type="paragraph" w:styleId="Rodap">
    <w:name w:val="footer"/>
    <w:basedOn w:val="Normal"/>
    <w:link w:val="RodapChar"/>
    <w:uiPriority w:val="99"/>
    <w:unhideWhenUsed w:val="1"/>
    <w:rsid w:val="0079082D"/>
    <w:pPr>
      <w:tabs>
        <w:tab w:val="center" w:pos="4252"/>
        <w:tab w:val="right" w:pos="8504"/>
      </w:tabs>
      <w:spacing w:line="240" w:lineRule="auto"/>
    </w:pPr>
  </w:style>
  <w:style w:type="character" w:styleId="RodapChar" w:customStyle="1">
    <w:name w:val="Rodapé Char"/>
    <w:basedOn w:val="Fontepargpadro"/>
    <w:link w:val="Rodap"/>
    <w:uiPriority w:val="99"/>
    <w:rsid w:val="0079082D"/>
  </w:style>
  <w:style w:type="table" w:styleId="Tabelacomgrade">
    <w:name w:val="Table Grid"/>
    <w:basedOn w:val="Tabelanormal"/>
    <w:uiPriority w:val="39"/>
    <w:rsid w:val="00FB2576"/>
    <w:pPr>
      <w:spacing w:line="240" w:lineRule="auto"/>
    </w:pPr>
    <w:rPr>
      <w:rFonts w:asciiTheme="minorHAnsi" w:cstheme="minorBidi" w:eastAsiaTheme="minorHAnsi" w:hAnsiTheme="minorHAnsi"/>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aa" w:customStyle="1">
    <w:basedOn w:val="TableNormal2"/>
    <w:rsid w:val="000D31DD"/>
    <w:tblPr>
      <w:tblStyleRowBandSize w:val="1"/>
      <w:tblStyleColBandSize w:val="1"/>
      <w:tblCellMar>
        <w:top w:w="100.0" w:type="dxa"/>
        <w:left w:w="70.0" w:type="dxa"/>
        <w:bottom w:w="100.0" w:type="dxa"/>
        <w:right w:w="70.0" w:type="dxa"/>
      </w:tblCellMar>
    </w:tblPr>
  </w:style>
  <w:style w:type="table" w:styleId="ab" w:customStyle="1">
    <w:basedOn w:val="TableNormal2"/>
    <w:rsid w:val="000D31DD"/>
    <w:tblPr>
      <w:tblStyleRowBandSize w:val="1"/>
      <w:tblStyleColBandSize w:val="1"/>
      <w:tblCellMar>
        <w:top w:w="100.0" w:type="dxa"/>
        <w:left w:w="100.0" w:type="dxa"/>
        <w:bottom w:w="100.0" w:type="dxa"/>
        <w:right w:w="100.0" w:type="dxa"/>
      </w:tblCellMar>
    </w:tblPr>
  </w:style>
  <w:style w:type="table" w:styleId="ac" w:customStyle="1">
    <w:basedOn w:val="TableNormal2"/>
    <w:rsid w:val="000D31DD"/>
    <w:tblPr>
      <w:tblStyleRowBandSize w:val="1"/>
      <w:tblStyleColBandSize w:val="1"/>
      <w:tblCellMar>
        <w:top w:w="0.0" w:type="dxa"/>
        <w:left w:w="70.0" w:type="dxa"/>
        <w:bottom w:w="0.0" w:type="dxa"/>
        <w:right w:w="70.0" w:type="dxa"/>
      </w:tblCellMar>
    </w:tblPr>
  </w:style>
  <w:style w:type="table" w:styleId="ad" w:customStyle="1">
    <w:basedOn w:val="TableNormal2"/>
    <w:rsid w:val="000D31DD"/>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ae" w:customStyle="1">
    <w:basedOn w:val="TableNormal2"/>
    <w:rsid w:val="000D31DD"/>
    <w:tblPr>
      <w:tblStyleRowBandSize w:val="1"/>
      <w:tblStyleColBandSize w:val="1"/>
      <w:tblCellMar>
        <w:top w:w="100.0" w:type="dxa"/>
        <w:left w:w="70.0" w:type="dxa"/>
        <w:bottom w:w="100.0" w:type="dxa"/>
        <w:right w:w="70.0" w:type="dxa"/>
      </w:tblCellMar>
    </w:tblPr>
  </w:style>
  <w:style w:type="table" w:styleId="af" w:customStyle="1">
    <w:basedOn w:val="TableNormal2"/>
    <w:rsid w:val="000D31DD"/>
    <w:tblPr>
      <w:tblStyleRowBandSize w:val="1"/>
      <w:tblStyleColBandSize w:val="1"/>
      <w:tblCellMar>
        <w:top w:w="100.0" w:type="dxa"/>
        <w:left w:w="70.0" w:type="dxa"/>
        <w:bottom w:w="100.0" w:type="dxa"/>
        <w:right w:w="70.0" w:type="dxa"/>
      </w:tblCellMar>
    </w:tblPr>
  </w:style>
  <w:style w:type="table" w:styleId="af0" w:customStyle="1">
    <w:basedOn w:val="TableNormal2"/>
    <w:rsid w:val="000D31DD"/>
    <w:tblPr>
      <w:tblStyleRowBandSize w:val="1"/>
      <w:tblStyleColBandSize w:val="1"/>
      <w:tblCellMar>
        <w:top w:w="100.0" w:type="dxa"/>
        <w:left w:w="70.0" w:type="dxa"/>
        <w:bottom w:w="100.0" w:type="dxa"/>
        <w:right w:w="70.0" w:type="dxa"/>
      </w:tblCellMar>
    </w:tblPr>
  </w:style>
  <w:style w:type="table" w:styleId="af1" w:customStyle="1">
    <w:basedOn w:val="TableNormal2"/>
    <w:rsid w:val="000D31DD"/>
    <w:tblPr>
      <w:tblStyleRowBandSize w:val="1"/>
      <w:tblStyleColBandSize w:val="1"/>
      <w:tblCellMar>
        <w:top w:w="100.0" w:type="dxa"/>
        <w:left w:w="70.0" w:type="dxa"/>
        <w:bottom w:w="100.0" w:type="dxa"/>
        <w:right w:w="70.0" w:type="dxa"/>
      </w:tblCellMar>
    </w:tblPr>
  </w:style>
  <w:style w:type="table" w:styleId="af2" w:customStyle="1">
    <w:basedOn w:val="TableNormal2"/>
    <w:rsid w:val="000D31DD"/>
    <w:tblPr>
      <w:tblStyleRowBandSize w:val="1"/>
      <w:tblStyleColBandSize w:val="1"/>
      <w:tblCellMar>
        <w:top w:w="100.0" w:type="dxa"/>
        <w:left w:w="70.0" w:type="dxa"/>
        <w:bottom w:w="100.0" w:type="dxa"/>
        <w:right w:w="70.0" w:type="dxa"/>
      </w:tblCellMar>
    </w:tblPr>
  </w:style>
  <w:style w:type="table" w:styleId="af3" w:customStyle="1">
    <w:basedOn w:val="TableNormal2"/>
    <w:rsid w:val="000D31DD"/>
    <w:tblPr>
      <w:tblStyleRowBandSize w:val="1"/>
      <w:tblStyleColBandSize w:val="1"/>
      <w:tblCellMar>
        <w:top w:w="100.0" w:type="dxa"/>
        <w:left w:w="70.0" w:type="dxa"/>
        <w:bottom w:w="100.0" w:type="dxa"/>
        <w:right w:w="70.0" w:type="dxa"/>
      </w:tblCellMar>
    </w:tblPr>
  </w:style>
  <w:style w:type="table" w:styleId="af4" w:customStyle="1">
    <w:basedOn w:val="TableNormal2"/>
    <w:rsid w:val="000D31DD"/>
    <w:tblPr>
      <w:tblStyleRowBandSize w:val="1"/>
      <w:tblStyleColBandSize w:val="1"/>
      <w:tblCellMar>
        <w:top w:w="100.0" w:type="dxa"/>
        <w:left w:w="70.0" w:type="dxa"/>
        <w:bottom w:w="100.0" w:type="dxa"/>
        <w:right w:w="70.0" w:type="dxa"/>
      </w:tblCellMar>
    </w:tblPr>
  </w:style>
  <w:style w:type="table" w:styleId="af5" w:customStyle="1">
    <w:basedOn w:val="TableNormal2"/>
    <w:rsid w:val="000D31DD"/>
    <w:tblPr>
      <w:tblStyleRowBandSize w:val="1"/>
      <w:tblStyleColBandSize w:val="1"/>
      <w:tblCellMar>
        <w:top w:w="100.0" w:type="dxa"/>
        <w:left w:w="70.0" w:type="dxa"/>
        <w:bottom w:w="100.0" w:type="dxa"/>
        <w:right w:w="70.0" w:type="dxa"/>
      </w:tblCellMar>
    </w:tblPr>
  </w:style>
  <w:style w:type="table" w:styleId="af6" w:customStyle="1">
    <w:basedOn w:val="TableNormal2"/>
    <w:rsid w:val="000D31DD"/>
    <w:tblPr>
      <w:tblStyleRowBandSize w:val="1"/>
      <w:tblStyleColBandSize w:val="1"/>
      <w:tblCellMar>
        <w:top w:w="100.0" w:type="dxa"/>
        <w:left w:w="70.0" w:type="dxa"/>
        <w:bottom w:w="100.0" w:type="dxa"/>
        <w:right w:w="70.0" w:type="dxa"/>
      </w:tblCellMar>
    </w:tblPr>
  </w:style>
  <w:style w:type="table" w:styleId="af7" w:customStyle="1">
    <w:basedOn w:val="TableNormal2"/>
    <w:rsid w:val="000D31DD"/>
    <w:tblPr>
      <w:tblStyleRowBandSize w:val="1"/>
      <w:tblStyleColBandSize w:val="1"/>
      <w:tblCellMar>
        <w:top w:w="100.0" w:type="dxa"/>
        <w:left w:w="70.0" w:type="dxa"/>
        <w:bottom w:w="100.0" w:type="dxa"/>
        <w:right w:w="70.0" w:type="dxa"/>
      </w:tblCellMar>
    </w:tblPr>
  </w:style>
  <w:style w:type="table" w:styleId="af8" w:customStyle="1">
    <w:basedOn w:val="TableNormal2"/>
    <w:rsid w:val="000D31DD"/>
    <w:tblPr>
      <w:tblStyleRowBandSize w:val="1"/>
      <w:tblStyleColBandSize w:val="1"/>
      <w:tblCellMar>
        <w:top w:w="100.0" w:type="dxa"/>
        <w:left w:w="70.0" w:type="dxa"/>
        <w:bottom w:w="100.0" w:type="dxa"/>
        <w:right w:w="70.0" w:type="dxa"/>
      </w:tblCellMar>
    </w:tblPr>
  </w:style>
  <w:style w:type="table" w:styleId="af9" w:customStyle="1">
    <w:basedOn w:val="TableNormal2"/>
    <w:rsid w:val="000D31DD"/>
    <w:tblPr>
      <w:tblStyleRowBandSize w:val="1"/>
      <w:tblStyleColBandSize w:val="1"/>
      <w:tblCellMar>
        <w:top w:w="100.0" w:type="dxa"/>
        <w:left w:w="70.0" w:type="dxa"/>
        <w:bottom w:w="100.0" w:type="dxa"/>
        <w:right w:w="70.0" w:type="dxa"/>
      </w:tblCellMar>
    </w:tblPr>
  </w:style>
  <w:style w:type="table" w:styleId="afa" w:customStyle="1">
    <w:basedOn w:val="TableNormal2"/>
    <w:rsid w:val="000D31DD"/>
    <w:tblPr>
      <w:tblStyleRowBandSize w:val="1"/>
      <w:tblStyleColBandSize w:val="1"/>
      <w:tblCellMar>
        <w:top w:w="100.0" w:type="dxa"/>
        <w:left w:w="70.0" w:type="dxa"/>
        <w:bottom w:w="100.0" w:type="dxa"/>
        <w:right w:w="70.0" w:type="dxa"/>
      </w:tblCellMar>
    </w:tblPr>
  </w:style>
  <w:style w:type="table" w:styleId="afb" w:customStyle="1">
    <w:basedOn w:val="TableNormal2"/>
    <w:rsid w:val="000D31DD"/>
    <w:tblPr>
      <w:tblStyleRowBandSize w:val="1"/>
      <w:tblStyleColBandSize w:val="1"/>
      <w:tblCellMar>
        <w:top w:w="100.0" w:type="dxa"/>
        <w:left w:w="70.0" w:type="dxa"/>
        <w:bottom w:w="100.0" w:type="dxa"/>
        <w:right w:w="70.0" w:type="dxa"/>
      </w:tblCellMar>
    </w:tblPr>
  </w:style>
  <w:style w:type="table" w:styleId="afc" w:customStyle="1">
    <w:basedOn w:val="TableNormal2"/>
    <w:rsid w:val="000D31DD"/>
    <w:tblPr>
      <w:tblStyleRowBandSize w:val="1"/>
      <w:tblStyleColBandSize w:val="1"/>
      <w:tblCellMar>
        <w:top w:w="100.0" w:type="dxa"/>
        <w:left w:w="70.0" w:type="dxa"/>
        <w:bottom w:w="100.0" w:type="dxa"/>
        <w:right w:w="70.0" w:type="dxa"/>
      </w:tblCellMar>
    </w:tblPr>
  </w:style>
  <w:style w:type="table" w:styleId="afd" w:customStyle="1">
    <w:basedOn w:val="TableNormal2"/>
    <w:rsid w:val="000D31DD"/>
    <w:tblPr>
      <w:tblStyleRowBandSize w:val="1"/>
      <w:tblStyleColBandSize w:val="1"/>
      <w:tblCellMar>
        <w:top w:w="100.0" w:type="dxa"/>
        <w:left w:w="70.0" w:type="dxa"/>
        <w:bottom w:w="100.0" w:type="dxa"/>
        <w:right w:w="70.0" w:type="dxa"/>
      </w:tblCellMar>
    </w:tblPr>
  </w:style>
  <w:style w:type="table" w:styleId="afe" w:customStyle="1">
    <w:basedOn w:val="TableNormal2"/>
    <w:rsid w:val="000D31DD"/>
    <w:tblPr>
      <w:tblStyleRowBandSize w:val="1"/>
      <w:tblStyleColBandSize w:val="1"/>
      <w:tblCellMar>
        <w:top w:w="100.0" w:type="dxa"/>
        <w:left w:w="70.0" w:type="dxa"/>
        <w:bottom w:w="100.0" w:type="dxa"/>
        <w:right w:w="70.0" w:type="dxa"/>
      </w:tblCellMar>
    </w:tblPr>
  </w:style>
  <w:style w:type="table" w:styleId="aff" w:customStyle="1">
    <w:basedOn w:val="TableNormal2"/>
    <w:rsid w:val="000D31DD"/>
    <w:tblPr>
      <w:tblStyleRowBandSize w:val="1"/>
      <w:tblStyleColBandSize w:val="1"/>
      <w:tblCellMar>
        <w:top w:w="100.0" w:type="dxa"/>
        <w:left w:w="70.0" w:type="dxa"/>
        <w:bottom w:w="100.0" w:type="dxa"/>
        <w:right w:w="70.0" w:type="dxa"/>
      </w:tblCellMar>
    </w:tblPr>
  </w:style>
  <w:style w:type="table" w:styleId="aff0" w:customStyle="1">
    <w:basedOn w:val="TableNormal2"/>
    <w:rsid w:val="000D31DD"/>
    <w:tblPr>
      <w:tblStyleRowBandSize w:val="1"/>
      <w:tblStyleColBandSize w:val="1"/>
      <w:tblCellMar>
        <w:top w:w="100.0" w:type="dxa"/>
        <w:left w:w="70.0" w:type="dxa"/>
        <w:bottom w:w="100.0" w:type="dxa"/>
        <w:right w:w="70.0" w:type="dxa"/>
      </w:tblCellMar>
    </w:tblPr>
  </w:style>
  <w:style w:type="table" w:styleId="aff1" w:customStyle="1">
    <w:basedOn w:val="TableNormal2"/>
    <w:rsid w:val="000D31DD"/>
    <w:tblPr>
      <w:tblStyleRowBandSize w:val="1"/>
      <w:tblStyleColBandSize w:val="1"/>
      <w:tblCellMar>
        <w:top w:w="100.0" w:type="dxa"/>
        <w:left w:w="70.0" w:type="dxa"/>
        <w:bottom w:w="100.0" w:type="dxa"/>
        <w:right w:w="70.0" w:type="dxa"/>
      </w:tblCellMar>
    </w:tblPr>
  </w:style>
  <w:style w:type="table" w:styleId="aff2" w:customStyle="1">
    <w:basedOn w:val="TableNormal2"/>
    <w:rsid w:val="000D31DD"/>
    <w:tblPr>
      <w:tblStyleRowBandSize w:val="1"/>
      <w:tblStyleColBandSize w:val="1"/>
      <w:tblCellMar>
        <w:top w:w="100.0" w:type="dxa"/>
        <w:left w:w="70.0" w:type="dxa"/>
        <w:bottom w:w="100.0" w:type="dxa"/>
        <w:right w:w="70.0" w:type="dxa"/>
      </w:tblCellMar>
    </w:tblPr>
  </w:style>
  <w:style w:type="table" w:styleId="aff3" w:customStyle="1">
    <w:basedOn w:val="TableNormal2"/>
    <w:rsid w:val="000D31DD"/>
    <w:tblPr>
      <w:tblStyleRowBandSize w:val="1"/>
      <w:tblStyleColBandSize w:val="1"/>
      <w:tblCellMar>
        <w:top w:w="100.0" w:type="dxa"/>
        <w:left w:w="70.0" w:type="dxa"/>
        <w:bottom w:w="100.0" w:type="dxa"/>
        <w:right w:w="70.0" w:type="dxa"/>
      </w:tblCellMar>
    </w:tblPr>
  </w:style>
  <w:style w:type="table" w:styleId="aff4" w:customStyle="1">
    <w:basedOn w:val="TableNormal2"/>
    <w:rsid w:val="000D31DD"/>
    <w:tblPr>
      <w:tblStyleRowBandSize w:val="1"/>
      <w:tblStyleColBandSize w:val="1"/>
      <w:tblCellMar>
        <w:top w:w="100.0" w:type="dxa"/>
        <w:left w:w="70.0" w:type="dxa"/>
        <w:bottom w:w="100.0" w:type="dxa"/>
        <w:right w:w="70.0" w:type="dxa"/>
      </w:tblCellMar>
    </w:tblPr>
  </w:style>
  <w:style w:type="table" w:styleId="aff5" w:customStyle="1">
    <w:basedOn w:val="TableNormal2"/>
    <w:rsid w:val="000D31DD"/>
    <w:tblPr>
      <w:tblStyleRowBandSize w:val="1"/>
      <w:tblStyleColBandSize w:val="1"/>
      <w:tblCellMar>
        <w:top w:w="100.0" w:type="dxa"/>
        <w:left w:w="70.0" w:type="dxa"/>
        <w:bottom w:w="100.0" w:type="dxa"/>
        <w:right w:w="70.0" w:type="dxa"/>
      </w:tblCellMar>
    </w:tblPr>
  </w:style>
  <w:style w:type="table" w:styleId="aff6" w:customStyle="1">
    <w:basedOn w:val="TableNormal2"/>
    <w:rsid w:val="000D31DD"/>
    <w:tblPr>
      <w:tblStyleRowBandSize w:val="1"/>
      <w:tblStyleColBandSize w:val="1"/>
      <w:tblCellMar>
        <w:top w:w="100.0" w:type="dxa"/>
        <w:left w:w="70.0" w:type="dxa"/>
        <w:bottom w:w="100.0" w:type="dxa"/>
        <w:right w:w="70.0" w:type="dxa"/>
      </w:tblCellMar>
    </w:tblPr>
  </w:style>
  <w:style w:type="table" w:styleId="aff7" w:customStyle="1">
    <w:basedOn w:val="TableNormal2"/>
    <w:rsid w:val="000D31DD"/>
    <w:tblPr>
      <w:tblStyleRowBandSize w:val="1"/>
      <w:tblStyleColBandSize w:val="1"/>
      <w:tblCellMar>
        <w:top w:w="100.0" w:type="dxa"/>
        <w:left w:w="70.0" w:type="dxa"/>
        <w:bottom w:w="100.0" w:type="dxa"/>
        <w:right w:w="70.0" w:type="dxa"/>
      </w:tblCellMar>
    </w:tblPr>
  </w:style>
  <w:style w:type="table" w:styleId="aff8" w:customStyle="1">
    <w:basedOn w:val="TableNormal2"/>
    <w:rsid w:val="000D31DD"/>
    <w:tblPr>
      <w:tblStyleRowBandSize w:val="1"/>
      <w:tblStyleColBandSize w:val="1"/>
      <w:tblCellMar>
        <w:top w:w="100.0" w:type="dxa"/>
        <w:left w:w="70.0" w:type="dxa"/>
        <w:bottom w:w="100.0" w:type="dxa"/>
        <w:right w:w="70.0" w:type="dxa"/>
      </w:tblCellMar>
    </w:tblPr>
  </w:style>
  <w:style w:type="table" w:styleId="aff9" w:customStyle="1">
    <w:basedOn w:val="TableNormal2"/>
    <w:rsid w:val="000D31DD"/>
    <w:tblPr>
      <w:tblStyleRowBandSize w:val="1"/>
      <w:tblStyleColBandSize w:val="1"/>
      <w:tblCellMar>
        <w:top w:w="100.0" w:type="dxa"/>
        <w:left w:w="70.0" w:type="dxa"/>
        <w:bottom w:w="100.0" w:type="dxa"/>
        <w:right w:w="70.0" w:type="dxa"/>
      </w:tblCellMar>
    </w:tblPr>
  </w:style>
  <w:style w:type="table" w:styleId="affa" w:customStyle="1">
    <w:basedOn w:val="TableNormal2"/>
    <w:rsid w:val="000D31DD"/>
    <w:tblPr>
      <w:tblStyleRowBandSize w:val="1"/>
      <w:tblStyleColBandSize w:val="1"/>
      <w:tblCellMar>
        <w:top w:w="100.0" w:type="dxa"/>
        <w:left w:w="70.0" w:type="dxa"/>
        <w:bottom w:w="100.0" w:type="dxa"/>
        <w:right w:w="70.0" w:type="dxa"/>
      </w:tblCellMar>
    </w:tblPr>
  </w:style>
  <w:style w:type="table" w:styleId="affb" w:customStyle="1">
    <w:basedOn w:val="TableNormal2"/>
    <w:rsid w:val="000D31DD"/>
    <w:tblPr>
      <w:tblStyleRowBandSize w:val="1"/>
      <w:tblStyleColBandSize w:val="1"/>
      <w:tblCellMar>
        <w:top w:w="100.0" w:type="dxa"/>
        <w:left w:w="70.0" w:type="dxa"/>
        <w:bottom w:w="100.0" w:type="dxa"/>
        <w:right w:w="70.0" w:type="dxa"/>
      </w:tblCellMar>
    </w:tblPr>
  </w:style>
  <w:style w:type="table" w:styleId="affc" w:customStyle="1">
    <w:basedOn w:val="TableNormal2"/>
    <w:rsid w:val="000D31DD"/>
    <w:tblPr>
      <w:tblStyleRowBandSize w:val="1"/>
      <w:tblStyleColBandSize w:val="1"/>
      <w:tblCellMar>
        <w:top w:w="100.0" w:type="dxa"/>
        <w:left w:w="70.0" w:type="dxa"/>
        <w:bottom w:w="100.0" w:type="dxa"/>
        <w:right w:w="70.0" w:type="dxa"/>
      </w:tblCellMar>
    </w:tblPr>
  </w:style>
  <w:style w:type="table" w:styleId="affd" w:customStyle="1">
    <w:basedOn w:val="TableNormal2"/>
    <w:rsid w:val="000D31DD"/>
    <w:tblPr>
      <w:tblStyleRowBandSize w:val="1"/>
      <w:tblStyleColBandSize w:val="1"/>
      <w:tblCellMar>
        <w:top w:w="100.0" w:type="dxa"/>
        <w:left w:w="70.0" w:type="dxa"/>
        <w:bottom w:w="100.0" w:type="dxa"/>
        <w:right w:w="70.0" w:type="dxa"/>
      </w:tblCellMar>
    </w:tblPr>
  </w:style>
  <w:style w:type="table" w:styleId="affe" w:customStyle="1">
    <w:basedOn w:val="TableNormal2"/>
    <w:rsid w:val="000D31DD"/>
    <w:tblPr>
      <w:tblStyleRowBandSize w:val="1"/>
      <w:tblStyleColBandSize w:val="1"/>
      <w:tblCellMar>
        <w:top w:w="100.0" w:type="dxa"/>
        <w:left w:w="70.0" w:type="dxa"/>
        <w:bottom w:w="100.0" w:type="dxa"/>
        <w:right w:w="70.0" w:type="dxa"/>
      </w:tblCellMar>
    </w:tblPr>
  </w:style>
  <w:style w:type="table" w:styleId="afff" w:customStyle="1">
    <w:basedOn w:val="TableNormal2"/>
    <w:rsid w:val="000D31DD"/>
    <w:tblPr>
      <w:tblStyleRowBandSize w:val="1"/>
      <w:tblStyleColBandSize w:val="1"/>
      <w:tblCellMar>
        <w:top w:w="100.0" w:type="dxa"/>
        <w:left w:w="100.0" w:type="dxa"/>
        <w:bottom w:w="100.0" w:type="dxa"/>
        <w:right w:w="100.0" w:type="dxa"/>
      </w:tblCellMar>
    </w:tblPr>
  </w:style>
  <w:style w:type="table" w:styleId="afff0" w:customStyle="1">
    <w:basedOn w:val="TableNormal2"/>
    <w:rsid w:val="000D31DD"/>
    <w:tblPr>
      <w:tblStyleRowBandSize w:val="1"/>
      <w:tblStyleColBandSize w:val="1"/>
      <w:tblCellMar>
        <w:top w:w="100.0" w:type="dxa"/>
        <w:left w:w="100.0" w:type="dxa"/>
        <w:bottom w:w="100.0" w:type="dxa"/>
        <w:right w:w="100.0" w:type="dxa"/>
      </w:tblCellMar>
    </w:tblPr>
  </w:style>
  <w:style w:type="table" w:styleId="afff1" w:customStyle="1">
    <w:basedOn w:val="TableNormal2"/>
    <w:rsid w:val="000D31DD"/>
    <w:tblPr>
      <w:tblStyleRowBandSize w:val="1"/>
      <w:tblStyleColBandSize w:val="1"/>
      <w:tblCellMar>
        <w:top w:w="100.0" w:type="dxa"/>
        <w:left w:w="100.0" w:type="dxa"/>
        <w:bottom w:w="100.0" w:type="dxa"/>
        <w:right w:w="100.0" w:type="dxa"/>
      </w:tblCellMar>
    </w:tblPr>
  </w:style>
  <w:style w:type="table" w:styleId="afff2" w:customStyle="1">
    <w:basedOn w:val="TableNormal2"/>
    <w:rsid w:val="000D31DD"/>
    <w:tblPr>
      <w:tblStyleRowBandSize w:val="1"/>
      <w:tblStyleColBandSize w:val="1"/>
      <w:tblCellMar>
        <w:top w:w="100.0" w:type="dxa"/>
        <w:left w:w="100.0" w:type="dxa"/>
        <w:bottom w:w="100.0" w:type="dxa"/>
        <w:right w:w="100.0" w:type="dxa"/>
      </w:tblCellMar>
    </w:tblPr>
  </w:style>
  <w:style w:type="table" w:styleId="afff3" w:customStyle="1">
    <w:basedOn w:val="TableNormal2"/>
    <w:rsid w:val="000D31DD"/>
    <w:tblPr>
      <w:tblStyleRowBandSize w:val="1"/>
      <w:tblStyleColBandSize w:val="1"/>
      <w:tblCellMar>
        <w:top w:w="100.0" w:type="dxa"/>
        <w:left w:w="100.0" w:type="dxa"/>
        <w:bottom w:w="100.0" w:type="dxa"/>
        <w:right w:w="100.0" w:type="dxa"/>
      </w:tblCellMar>
    </w:tblPr>
  </w:style>
  <w:style w:type="table" w:styleId="afff4" w:customStyle="1">
    <w:basedOn w:val="TableNormal2"/>
    <w:rsid w:val="000D31DD"/>
    <w:tblPr>
      <w:tblStyleRowBandSize w:val="1"/>
      <w:tblStyleColBandSize w:val="1"/>
      <w:tblCellMar>
        <w:top w:w="100.0" w:type="dxa"/>
        <w:left w:w="100.0" w:type="dxa"/>
        <w:bottom w:w="100.0" w:type="dxa"/>
        <w:right w:w="100.0" w:type="dxa"/>
      </w:tblCellMar>
    </w:tblPr>
  </w:style>
  <w:style w:type="table" w:styleId="afff5" w:customStyle="1">
    <w:basedOn w:val="TableNormal2"/>
    <w:rsid w:val="000D31DD"/>
    <w:tblPr>
      <w:tblStyleRowBandSize w:val="1"/>
      <w:tblStyleColBandSize w:val="1"/>
      <w:tblCellMar>
        <w:top w:w="100.0" w:type="dxa"/>
        <w:left w:w="100.0" w:type="dxa"/>
        <w:bottom w:w="100.0" w:type="dxa"/>
        <w:right w:w="100.0" w:type="dxa"/>
      </w:tblCellMar>
    </w:tblPr>
  </w:style>
  <w:style w:type="table" w:styleId="afff6" w:customStyle="1">
    <w:basedOn w:val="TableNormal2"/>
    <w:rsid w:val="000D31DD"/>
    <w:tblPr>
      <w:tblStyleRowBandSize w:val="1"/>
      <w:tblStyleColBandSize w:val="1"/>
      <w:tblCellMar>
        <w:top w:w="100.0" w:type="dxa"/>
        <w:left w:w="100.0" w:type="dxa"/>
        <w:bottom w:w="100.0" w:type="dxa"/>
        <w:right w:w="100.0" w:type="dxa"/>
      </w:tblCellMar>
    </w:tblPr>
  </w:style>
  <w:style w:type="table" w:styleId="afff7" w:customStyle="1">
    <w:basedOn w:val="TableNormal2"/>
    <w:rsid w:val="000D31DD"/>
    <w:tblPr>
      <w:tblStyleRowBandSize w:val="1"/>
      <w:tblStyleColBandSize w:val="1"/>
      <w:tblCellMar>
        <w:top w:w="100.0" w:type="dxa"/>
        <w:left w:w="100.0" w:type="dxa"/>
        <w:bottom w:w="100.0" w:type="dxa"/>
        <w:right w:w="100.0" w:type="dxa"/>
      </w:tblCellMar>
    </w:tblPr>
  </w:style>
  <w:style w:type="table" w:styleId="afff8" w:customStyle="1">
    <w:basedOn w:val="TableNormal2"/>
    <w:rsid w:val="000D31DD"/>
    <w:tblPr>
      <w:tblStyleRowBandSize w:val="1"/>
      <w:tblStyleColBandSize w:val="1"/>
      <w:tblCellMar>
        <w:top w:w="100.0" w:type="dxa"/>
        <w:left w:w="70.0" w:type="dxa"/>
        <w:bottom w:w="100.0" w:type="dxa"/>
        <w:right w:w="70.0" w:type="dxa"/>
      </w:tblCellMar>
    </w:tblPr>
  </w:style>
  <w:style w:type="character" w:styleId="Refdecomentrio">
    <w:name w:val="annotation reference"/>
    <w:uiPriority w:val="99"/>
    <w:semiHidden w:val="1"/>
    <w:unhideWhenUsed w:val="1"/>
    <w:rsid w:val="000D31DD"/>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0D31DD"/>
    <w:rPr>
      <w:b w:val="1"/>
      <w:bCs w:val="1"/>
    </w:rPr>
  </w:style>
  <w:style w:type="character" w:styleId="AssuntodocomentrioChar" w:customStyle="1">
    <w:name w:val="Assunto do comentário Char"/>
    <w:basedOn w:val="TextodecomentrioChar"/>
    <w:link w:val="Assuntodocomentrio"/>
    <w:uiPriority w:val="99"/>
    <w:semiHidden w:val="1"/>
    <w:rsid w:val="000D31DD"/>
    <w:rPr>
      <w:b w:val="1"/>
      <w:bCs w:val="1"/>
      <w:sz w:val="20"/>
      <w:szCs w:val="20"/>
    </w:rPr>
  </w:style>
  <w:style w:type="paragraph" w:styleId="Textodecomentrio">
    <w:name w:val="annotation text"/>
    <w:basedOn w:val="Normal"/>
    <w:link w:val="TextodecomentrioChar"/>
    <w:uiPriority w:val="99"/>
    <w:semiHidden w:val="1"/>
    <w:unhideWhenUsed w:val="1"/>
    <w:rsid w:val="000D31DD"/>
    <w:pPr>
      <w:spacing w:line="240" w:lineRule="auto"/>
    </w:pPr>
    <w:rPr>
      <w:sz w:val="20"/>
      <w:szCs w:val="20"/>
    </w:rPr>
  </w:style>
  <w:style w:type="character" w:styleId="TextodecomentrioChar" w:customStyle="1">
    <w:name w:val="Texto de comentário Char"/>
    <w:link w:val="Textodecomentrio"/>
    <w:uiPriority w:val="99"/>
    <w:semiHidden w:val="1"/>
    <w:rsid w:val="000D31DD"/>
    <w:rPr>
      <w:sz w:val="20"/>
      <w:szCs w:val="20"/>
    </w:rPr>
  </w:style>
  <w:style w:type="table" w:styleId="a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4"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5"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6"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7"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8"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4"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5"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6"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7"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8"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4"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5"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6"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7"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8"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4"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5"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6"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7"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8"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4"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5"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6"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7"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8"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9"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a"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b"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c"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d"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e"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f"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f0"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f1"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f2"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afffffffff3" w:customStyle="1">
    <w:basedOn w:val="TableNormal2"/>
    <w:rsid w:val="000D31DD"/>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paragraph" w:styleId="Default" w:customStyle="1">
    <w:name w:val="Default"/>
    <w:rsid w:val="00602806"/>
    <w:pPr>
      <w:autoSpaceDE w:val="0"/>
      <w:autoSpaceDN w:val="0"/>
      <w:adjustRightInd w:val="0"/>
      <w:spacing w:line="240" w:lineRule="auto"/>
    </w:pPr>
    <w:rPr>
      <w:rFonts w:ascii="Cambria" w:cs="Cambria" w:hAnsi="Cambria"/>
      <w:color w:val="000000"/>
      <w:sz w:val="24"/>
      <w:szCs w:val="24"/>
    </w:rPr>
  </w:style>
  <w:style w:type="paragraph" w:styleId="SemEspaamento">
    <w:name w:val="No Spacing"/>
    <w:uiPriority w:val="1"/>
    <w:qFormat w:val="1"/>
    <w:rsid w:val="00DF6DDB"/>
    <w:pPr>
      <w:spacing w:line="240" w:lineRule="auto"/>
    </w:pPr>
  </w:style>
  <w:style w:type="paragraph" w:styleId="Textodebalo">
    <w:name w:val="Balloon Text"/>
    <w:basedOn w:val="Normal"/>
    <w:link w:val="TextodebaloChar"/>
    <w:uiPriority w:val="99"/>
    <w:semiHidden w:val="1"/>
    <w:unhideWhenUsed w:val="1"/>
    <w:rsid w:val="0040743F"/>
    <w:pPr>
      <w:spacing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40743F"/>
    <w:rPr>
      <w:rFonts w:ascii="Tahoma" w:cs="Tahoma" w:hAnsi="Tahoma"/>
      <w:sz w:val="16"/>
      <w:szCs w:val="16"/>
    </w:rPr>
  </w:style>
  <w:style w:type="character" w:styleId="Hyperlink">
    <w:name w:val="Hyperlink"/>
    <w:basedOn w:val="Fontepargpadro"/>
    <w:uiPriority w:val="99"/>
    <w:unhideWhenUsed w:val="1"/>
    <w:rsid w:val="00576A26"/>
    <w:rPr>
      <w:color w:val="0000ff" w:themeColor="hyperlink"/>
      <w:u w:val="single"/>
    </w:rPr>
  </w:style>
  <w:style w:type="paragraph" w:styleId="MapadoDocumento">
    <w:name w:val="Document Map"/>
    <w:basedOn w:val="Normal"/>
    <w:link w:val="MapadoDocumentoChar"/>
    <w:uiPriority w:val="99"/>
    <w:semiHidden w:val="1"/>
    <w:unhideWhenUsed w:val="1"/>
    <w:rsid w:val="00B83C0A"/>
    <w:pPr>
      <w:spacing w:line="240" w:lineRule="auto"/>
    </w:pPr>
    <w:rPr>
      <w:rFonts w:ascii="Tahoma" w:cs="Tahoma" w:hAnsi="Tahoma"/>
      <w:sz w:val="16"/>
      <w:szCs w:val="16"/>
    </w:rPr>
  </w:style>
  <w:style w:type="character" w:styleId="MapadoDocumentoChar" w:customStyle="1">
    <w:name w:val="Mapa do Documento Char"/>
    <w:basedOn w:val="Fontepargpadro"/>
    <w:link w:val="MapadoDocumento"/>
    <w:uiPriority w:val="99"/>
    <w:semiHidden w:val="1"/>
    <w:rsid w:val="00B83C0A"/>
    <w:rPr>
      <w:rFonts w:ascii="Tahoma" w:cs="Tahoma" w:hAnsi="Tahoma"/>
      <w:sz w:val="16"/>
      <w:szCs w:val="16"/>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5">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6">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7">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8">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9">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0">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1">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2">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3">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4">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5">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6">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7">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8">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19">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0">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1">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2">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3">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4">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5">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6">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7">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8">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1">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2">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3">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4">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5">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6">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7">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8">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39">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 w:type="table" w:styleId="Table40">
    <w:basedOn w:val="TableNormal"/>
    <w:pPr>
      <w:spacing w:line="240" w:lineRule="auto"/>
    </w:pPr>
    <w:rPr>
      <w:rFonts w:ascii="Cambria" w:cs="Cambria" w:eastAsia="Cambria" w:hAnsi="Cambria"/>
    </w:rPr>
    <w:tblPr>
      <w:tblStyleRowBandSize w:val="1"/>
      <w:tblStyleColBandSize w:val="1"/>
      <w:tblCellMar>
        <w:top w:w="100.0" w:type="dxa"/>
        <w:left w:w="70.0" w:type="dxa"/>
        <w:bottom w:w="10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28.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6.png"/><Relationship Id="rId25" Type="http://schemas.openxmlformats.org/officeDocument/2006/relationships/image" Target="media/image13.png"/><Relationship Id="rId28" Type="http://schemas.openxmlformats.org/officeDocument/2006/relationships/image" Target="media/image21.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png"/><Relationship Id="rId30" Type="http://schemas.openxmlformats.org/officeDocument/2006/relationships/image" Target="media/image6.jpg"/><Relationship Id="rId11" Type="http://schemas.openxmlformats.org/officeDocument/2006/relationships/hyperlink" Target="mailto:xxxxx@xxxx.xxx" TargetMode="External"/><Relationship Id="rId33" Type="http://schemas.openxmlformats.org/officeDocument/2006/relationships/image" Target="media/image18.png"/><Relationship Id="rId10" Type="http://schemas.openxmlformats.org/officeDocument/2006/relationships/header" Target="header2.xml"/><Relationship Id="rId32" Type="http://schemas.openxmlformats.org/officeDocument/2006/relationships/image" Target="media/image20.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hyperlink" Target="mailto:xxxxx@xxxx.xxx" TargetMode="External"/><Relationship Id="rId34" Type="http://schemas.openxmlformats.org/officeDocument/2006/relationships/image" Target="media/image2.png"/><Relationship Id="rId15" Type="http://schemas.openxmlformats.org/officeDocument/2006/relationships/image" Target="media/image12.png"/><Relationship Id="rId37" Type="http://schemas.openxmlformats.org/officeDocument/2006/relationships/image" Target="media/image9.png"/><Relationship Id="rId14" Type="http://schemas.openxmlformats.org/officeDocument/2006/relationships/image" Target="media/image11.png"/><Relationship Id="rId36" Type="http://schemas.openxmlformats.org/officeDocument/2006/relationships/image" Target="media/image17.png"/><Relationship Id="rId17" Type="http://schemas.openxmlformats.org/officeDocument/2006/relationships/image" Target="media/image5.png"/><Relationship Id="rId39" Type="http://schemas.openxmlformats.org/officeDocument/2006/relationships/image" Target="media/image22.png"/><Relationship Id="rId16" Type="http://schemas.openxmlformats.org/officeDocument/2006/relationships/image" Target="media/image8.png"/><Relationship Id="rId38" Type="http://schemas.openxmlformats.org/officeDocument/2006/relationships/image" Target="media/image24.png"/><Relationship Id="rId19" Type="http://schemas.openxmlformats.org/officeDocument/2006/relationships/image" Target="media/image27.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XrpyGpX8pWPZGaxzNeERj9iJEA==">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2020-03-02T10:56:00Z</dcterms:created>
</cp:coreProperties>
</file>